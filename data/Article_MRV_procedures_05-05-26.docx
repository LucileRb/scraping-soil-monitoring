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32EB" w14:textId="77777777" w:rsidR="00B934FE" w:rsidRPr="008740A0" w:rsidRDefault="00000000" w:rsidP="00AA3AAE">
      <w:pPr>
        <w:pStyle w:val="Title"/>
        <w:jc w:val="both"/>
        <w:rPr>
          <w:rFonts w:cstheme="majorHAnsi"/>
          <w:color w:val="auto"/>
        </w:rPr>
      </w:pPr>
      <w:r w:rsidRPr="008740A0">
        <w:rPr>
          <w:rFonts w:cstheme="majorHAnsi"/>
          <w:color w:val="auto"/>
        </w:rPr>
        <w:t>Mapping Monitoring Reporting and Verification procedures and key stakeholders promoting soils</w:t>
      </w:r>
    </w:p>
    <w:p w14:paraId="122FB725" w14:textId="77777777" w:rsidR="005E1183" w:rsidRPr="008740A0" w:rsidRDefault="005E1183" w:rsidP="00AA3AAE">
      <w:pPr>
        <w:pStyle w:val="FirstParagraph"/>
        <w:jc w:val="both"/>
        <w:rPr>
          <w:rFonts w:asciiTheme="majorHAnsi" w:hAnsiTheme="majorHAnsi" w:cstheme="majorHAnsi"/>
        </w:rPr>
      </w:pPr>
    </w:p>
    <w:p w14:paraId="5DF8F9AC" w14:textId="2F6685D3"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Authors: Camille Imbert</w:t>
      </w:r>
      <w:r w:rsidRPr="008740A0">
        <w:rPr>
          <w:rFonts w:asciiTheme="majorHAnsi" w:hAnsiTheme="majorHAnsi" w:cstheme="majorHAnsi"/>
          <w:vertAlign w:val="superscript"/>
        </w:rPr>
        <w:t>1</w:t>
      </w:r>
      <w:r w:rsidRPr="008740A0">
        <w:rPr>
          <w:rFonts w:asciiTheme="majorHAnsi" w:hAnsiTheme="majorHAnsi" w:cstheme="majorHAnsi"/>
        </w:rPr>
        <w:t>, Antonio Bispo</w:t>
      </w:r>
      <w:r w:rsidRPr="008740A0">
        <w:rPr>
          <w:rFonts w:asciiTheme="majorHAnsi" w:hAnsiTheme="majorHAnsi" w:cstheme="majorHAnsi"/>
          <w:vertAlign w:val="superscript"/>
        </w:rPr>
        <w:t>2</w:t>
      </w:r>
      <w:r w:rsidRPr="008740A0">
        <w:rPr>
          <w:rFonts w:asciiTheme="majorHAnsi" w:hAnsiTheme="majorHAnsi" w:cstheme="majorHAnsi"/>
        </w:rPr>
        <w:t>, Sophia Götzinger</w:t>
      </w:r>
      <w:r w:rsidRPr="008740A0">
        <w:rPr>
          <w:rFonts w:asciiTheme="majorHAnsi" w:hAnsiTheme="majorHAnsi" w:cstheme="majorHAnsi"/>
          <w:vertAlign w:val="superscript"/>
        </w:rPr>
        <w:t>3</w:t>
      </w:r>
      <w:r w:rsidRPr="008740A0">
        <w:rPr>
          <w:rFonts w:asciiTheme="majorHAnsi" w:hAnsiTheme="majorHAnsi" w:cstheme="majorHAnsi"/>
        </w:rPr>
        <w:t>, Peter Hoebe</w:t>
      </w:r>
      <w:r w:rsidRPr="008740A0">
        <w:rPr>
          <w:rFonts w:asciiTheme="majorHAnsi" w:hAnsiTheme="majorHAnsi" w:cstheme="majorHAnsi"/>
          <w:vertAlign w:val="superscript"/>
        </w:rPr>
        <w:t>4</w:t>
      </w:r>
      <w:r w:rsidRPr="008740A0">
        <w:rPr>
          <w:rFonts w:asciiTheme="majorHAnsi" w:hAnsiTheme="majorHAnsi" w:cstheme="majorHAnsi"/>
        </w:rPr>
        <w:t>, Amy Nieuwenstein</w:t>
      </w:r>
      <w:r w:rsidRPr="008740A0">
        <w:rPr>
          <w:rFonts w:asciiTheme="majorHAnsi" w:hAnsiTheme="majorHAnsi" w:cstheme="majorHAnsi"/>
          <w:vertAlign w:val="superscript"/>
        </w:rPr>
        <w:t>4</w:t>
      </w:r>
      <w:r w:rsidRPr="008740A0">
        <w:rPr>
          <w:rFonts w:asciiTheme="majorHAnsi" w:hAnsiTheme="majorHAnsi" w:cstheme="majorHAnsi"/>
        </w:rPr>
        <w:t>, Taru Sandén</w:t>
      </w:r>
      <w:r w:rsidRPr="008740A0">
        <w:rPr>
          <w:rFonts w:asciiTheme="majorHAnsi" w:hAnsiTheme="majorHAnsi" w:cstheme="majorHAnsi"/>
          <w:vertAlign w:val="superscript"/>
        </w:rPr>
        <w:t>3</w:t>
      </w:r>
      <w:r w:rsidRPr="008740A0">
        <w:rPr>
          <w:rFonts w:asciiTheme="majorHAnsi" w:hAnsiTheme="majorHAnsi" w:cstheme="majorHAnsi"/>
        </w:rPr>
        <w:t>, Sambit Shome</w:t>
      </w:r>
      <w:r w:rsidRPr="008740A0">
        <w:rPr>
          <w:rFonts w:asciiTheme="majorHAnsi" w:hAnsiTheme="majorHAnsi" w:cstheme="majorHAnsi"/>
          <w:vertAlign w:val="superscript"/>
        </w:rPr>
        <w:t>1</w:t>
      </w:r>
      <w:r w:rsidRPr="008740A0">
        <w:rPr>
          <w:rFonts w:asciiTheme="majorHAnsi" w:hAnsiTheme="majorHAnsi" w:cstheme="majorHAnsi"/>
        </w:rPr>
        <w:t>, Lucile Rabeau</w:t>
      </w:r>
      <w:r w:rsidRPr="008740A0">
        <w:rPr>
          <w:rFonts w:asciiTheme="majorHAnsi" w:hAnsiTheme="majorHAnsi" w:cstheme="majorHAnsi"/>
          <w:vertAlign w:val="superscript"/>
        </w:rPr>
        <w:t>5</w:t>
      </w:r>
      <w:r w:rsidRPr="008740A0">
        <w:rPr>
          <w:rFonts w:asciiTheme="majorHAnsi" w:hAnsiTheme="majorHAnsi" w:cstheme="majorHAnsi"/>
        </w:rPr>
        <w:t>, Tiina? and Kilian Walz</w:t>
      </w:r>
      <w:r w:rsidRPr="008740A0">
        <w:rPr>
          <w:rFonts w:asciiTheme="majorHAnsi" w:hAnsiTheme="majorHAnsi" w:cstheme="majorHAnsi"/>
          <w:vertAlign w:val="superscript"/>
        </w:rPr>
        <w:t>6</w:t>
      </w:r>
    </w:p>
    <w:p w14:paraId="338F116E"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Affiliations:</w:t>
      </w:r>
    </w:p>
    <w:p w14:paraId="129C698D"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vertAlign w:val="superscript"/>
        </w:rPr>
        <w:t>1</w:t>
      </w:r>
      <w:r w:rsidRPr="008740A0">
        <w:rPr>
          <w:rFonts w:asciiTheme="majorHAnsi" w:hAnsiTheme="majorHAnsi" w:cstheme="majorHAnsi"/>
        </w:rPr>
        <w:t>Leibniz-Centre for Agricultural Landscape Research (ZALF), Eberswalder Str. 84, D-15384 Müncheberg, Germany</w:t>
      </w:r>
    </w:p>
    <w:p w14:paraId="158A0FBB"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vertAlign w:val="superscript"/>
        </w:rPr>
        <w:t>2</w:t>
      </w:r>
      <w:r w:rsidRPr="008740A0">
        <w:rPr>
          <w:rFonts w:asciiTheme="majorHAnsi" w:hAnsiTheme="majorHAnsi" w:cstheme="majorHAnsi"/>
        </w:rPr>
        <w:t>INRAE Info&amp;Sols, 2163, avenue de la Pomme de Pin, CS 40001 Ardon, 45075 ORLEANS cedex 2, France</w:t>
      </w:r>
    </w:p>
    <w:p w14:paraId="6C8A33AD"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vertAlign w:val="superscript"/>
        </w:rPr>
        <w:t>3</w:t>
      </w:r>
      <w:r w:rsidRPr="008740A0">
        <w:rPr>
          <w:rFonts w:asciiTheme="majorHAnsi" w:hAnsiTheme="majorHAnsi" w:cstheme="majorHAnsi"/>
        </w:rPr>
        <w:t>Austrian Agency for Health and Food Safety – AGES, Institute for Sustainable Plant Production, Department for Soil Health and Plant Nutrition, Spargelfeldstraße 191, A-1220 Wien, Austria</w:t>
      </w:r>
    </w:p>
    <w:p w14:paraId="0CED5D46" w14:textId="7247F735"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vertAlign w:val="superscript"/>
        </w:rPr>
        <w:t>4</w:t>
      </w:r>
      <w:r w:rsidRPr="008740A0">
        <w:rPr>
          <w:rFonts w:asciiTheme="majorHAnsi" w:hAnsiTheme="majorHAnsi" w:cstheme="majorHAnsi"/>
        </w:rPr>
        <w:t>Earthwatch Europe, 102-104 St Aldates, Oxford, OX1 1BT, United Kingdom 5 Independent researcher, Paris, France 6 Commonland Foundation, Kraanspoor 26, 1033 SE Amsterdam, Netherlands</w:t>
      </w:r>
    </w:p>
    <w:p w14:paraId="09200FCA" w14:textId="4DE3983A"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Keywords:</w:t>
      </w:r>
      <w:r w:rsidR="005E1183" w:rsidRPr="008740A0">
        <w:rPr>
          <w:rFonts w:asciiTheme="majorHAnsi" w:hAnsiTheme="majorHAnsi" w:cstheme="majorHAnsi"/>
        </w:rPr>
        <w:t xml:space="preserve"> </w:t>
      </w:r>
      <w:r w:rsidRPr="008740A0">
        <w:rPr>
          <w:rFonts w:asciiTheme="majorHAnsi" w:hAnsiTheme="majorHAnsi" w:cstheme="majorHAnsi"/>
        </w:rPr>
        <w:t>Literature review, Web scrapping, Artificial Intelligence, Transparency, Soil health, Carbon market, Scientific robustness</w:t>
      </w:r>
    </w:p>
    <w:p w14:paraId="2E0A6531" w14:textId="2F53B92C"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Journal: SOIL </w:t>
      </w:r>
      <w:hyperlink r:id="rId8">
        <w:r w:rsidR="00B934FE" w:rsidRPr="008740A0">
          <w:rPr>
            <w:rStyle w:val="Hyperlink"/>
            <w:rFonts w:asciiTheme="majorHAnsi" w:hAnsiTheme="majorHAnsi" w:cstheme="majorHAnsi"/>
            <w:color w:val="auto"/>
          </w:rPr>
          <w:t>https://www.soil-journal.net/</w:t>
        </w:r>
      </w:hyperlink>
    </w:p>
    <w:p w14:paraId="633285FB" w14:textId="77777777" w:rsidR="00A100D1" w:rsidRPr="008740A0" w:rsidRDefault="00A100D1" w:rsidP="00AA3AAE">
      <w:pPr>
        <w:pStyle w:val="BodyText"/>
        <w:jc w:val="both"/>
        <w:rPr>
          <w:rFonts w:asciiTheme="majorHAnsi" w:hAnsiTheme="majorHAnsi" w:cstheme="majorHAnsi"/>
        </w:rPr>
      </w:pPr>
    </w:p>
    <w:sdt>
      <w:sdtPr>
        <w:rPr>
          <w:rFonts w:eastAsiaTheme="minorHAnsi" w:cstheme="majorHAnsi"/>
          <w:color w:val="auto"/>
          <w:sz w:val="24"/>
          <w:szCs w:val="24"/>
        </w:rPr>
        <w:id w:val="730508548"/>
        <w:docPartObj>
          <w:docPartGallery w:val="Table of Contents"/>
          <w:docPartUnique/>
        </w:docPartObj>
      </w:sdtPr>
      <w:sdtEndPr>
        <w:rPr>
          <w:b/>
          <w:bCs/>
          <w:noProof/>
        </w:rPr>
      </w:sdtEndPr>
      <w:sdtContent>
        <w:p w14:paraId="0A161A5F" w14:textId="491CD959" w:rsidR="00A100D1" w:rsidRPr="008740A0" w:rsidRDefault="00A100D1" w:rsidP="00AA3AAE">
          <w:pPr>
            <w:pStyle w:val="TOCHeading"/>
            <w:jc w:val="both"/>
            <w:rPr>
              <w:rFonts w:cstheme="majorHAnsi"/>
              <w:b/>
              <w:bCs/>
              <w:color w:val="auto"/>
            </w:rPr>
          </w:pPr>
          <w:r w:rsidRPr="008740A0">
            <w:rPr>
              <w:rFonts w:cstheme="majorHAnsi"/>
              <w:b/>
              <w:bCs/>
              <w:color w:val="auto"/>
            </w:rPr>
            <w:t>Contents</w:t>
          </w:r>
        </w:p>
        <w:p w14:paraId="729E7EC6" w14:textId="262E8CE8" w:rsidR="008740A0" w:rsidRPr="008740A0" w:rsidRDefault="00A100D1">
          <w:pPr>
            <w:pStyle w:val="TOC1"/>
            <w:tabs>
              <w:tab w:val="right" w:leader="dot" w:pos="9350"/>
            </w:tabs>
            <w:rPr>
              <w:rFonts w:asciiTheme="majorHAnsi" w:eastAsiaTheme="minorEastAsia" w:hAnsiTheme="majorHAnsi" w:cstheme="majorHAnsi"/>
              <w:noProof/>
              <w:kern w:val="2"/>
              <w:lang w:val="en-GB" w:eastAsia="en-GB"/>
              <w14:ligatures w14:val="standardContextual"/>
            </w:rPr>
          </w:pPr>
          <w:r w:rsidRPr="008740A0">
            <w:rPr>
              <w:rFonts w:asciiTheme="majorHAnsi" w:hAnsiTheme="majorHAnsi" w:cstheme="majorHAnsi"/>
            </w:rPr>
            <w:fldChar w:fldCharType="begin"/>
          </w:r>
          <w:r w:rsidRPr="008740A0">
            <w:rPr>
              <w:rFonts w:asciiTheme="majorHAnsi" w:hAnsiTheme="majorHAnsi" w:cstheme="majorHAnsi"/>
            </w:rPr>
            <w:instrText xml:space="preserve"> TOC \o "1-3" \h \z \u </w:instrText>
          </w:r>
          <w:r w:rsidRPr="008740A0">
            <w:rPr>
              <w:rFonts w:asciiTheme="majorHAnsi" w:hAnsiTheme="majorHAnsi" w:cstheme="majorHAnsi"/>
            </w:rPr>
            <w:fldChar w:fldCharType="separate"/>
          </w:r>
          <w:hyperlink w:anchor="_Toc229045882" w:history="1">
            <w:r w:rsidR="008740A0" w:rsidRPr="008740A0">
              <w:rPr>
                <w:rStyle w:val="Hyperlink"/>
                <w:rFonts w:asciiTheme="majorHAnsi" w:hAnsiTheme="majorHAnsi" w:cstheme="majorHAnsi"/>
                <w:noProof/>
              </w:rPr>
              <w:t>Abstract</w:t>
            </w:r>
            <w:r w:rsidR="008740A0" w:rsidRPr="008740A0">
              <w:rPr>
                <w:rFonts w:asciiTheme="majorHAnsi" w:hAnsiTheme="majorHAnsi" w:cstheme="majorHAnsi"/>
                <w:noProof/>
                <w:webHidden/>
              </w:rPr>
              <w:tab/>
            </w:r>
            <w:r w:rsidR="008740A0" w:rsidRPr="008740A0">
              <w:rPr>
                <w:rFonts w:asciiTheme="majorHAnsi" w:hAnsiTheme="majorHAnsi" w:cstheme="majorHAnsi"/>
                <w:noProof/>
                <w:webHidden/>
              </w:rPr>
              <w:fldChar w:fldCharType="begin"/>
            </w:r>
            <w:r w:rsidR="008740A0" w:rsidRPr="008740A0">
              <w:rPr>
                <w:rFonts w:asciiTheme="majorHAnsi" w:hAnsiTheme="majorHAnsi" w:cstheme="majorHAnsi"/>
                <w:noProof/>
                <w:webHidden/>
              </w:rPr>
              <w:instrText xml:space="preserve"> PAGEREF _Toc229045882 \h </w:instrText>
            </w:r>
            <w:r w:rsidR="008740A0" w:rsidRPr="008740A0">
              <w:rPr>
                <w:rFonts w:asciiTheme="majorHAnsi" w:hAnsiTheme="majorHAnsi" w:cstheme="majorHAnsi"/>
                <w:noProof/>
                <w:webHidden/>
              </w:rPr>
            </w:r>
            <w:r w:rsidR="008740A0" w:rsidRPr="008740A0">
              <w:rPr>
                <w:rFonts w:asciiTheme="majorHAnsi" w:hAnsiTheme="majorHAnsi" w:cstheme="majorHAnsi"/>
                <w:noProof/>
                <w:webHidden/>
              </w:rPr>
              <w:fldChar w:fldCharType="separate"/>
            </w:r>
            <w:r w:rsidR="008740A0" w:rsidRPr="008740A0">
              <w:rPr>
                <w:rFonts w:asciiTheme="majorHAnsi" w:hAnsiTheme="majorHAnsi" w:cstheme="majorHAnsi"/>
                <w:noProof/>
                <w:webHidden/>
              </w:rPr>
              <w:t>3</w:t>
            </w:r>
            <w:r w:rsidR="008740A0" w:rsidRPr="008740A0">
              <w:rPr>
                <w:rFonts w:asciiTheme="majorHAnsi" w:hAnsiTheme="majorHAnsi" w:cstheme="majorHAnsi"/>
                <w:noProof/>
                <w:webHidden/>
              </w:rPr>
              <w:fldChar w:fldCharType="end"/>
            </w:r>
          </w:hyperlink>
        </w:p>
        <w:p w14:paraId="4572767A" w14:textId="540DFEBB"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3" w:history="1">
            <w:r w:rsidRPr="008740A0">
              <w:rPr>
                <w:rStyle w:val="Hyperlink"/>
                <w:rFonts w:asciiTheme="majorHAnsi" w:hAnsiTheme="majorHAnsi" w:cstheme="majorHAnsi"/>
                <w:noProof/>
              </w:rPr>
              <w:t>Context</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_Toc229045883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3</w:t>
            </w:r>
            <w:r w:rsidRPr="008740A0">
              <w:rPr>
                <w:rFonts w:asciiTheme="majorHAnsi" w:hAnsiTheme="majorHAnsi" w:cstheme="majorHAnsi"/>
                <w:noProof/>
                <w:webHidden/>
              </w:rPr>
              <w:fldChar w:fldCharType="end"/>
            </w:r>
          </w:hyperlink>
        </w:p>
        <w:p w14:paraId="53380C99" w14:textId="638281DA"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4" w:history="1">
            <w:r w:rsidRPr="008740A0">
              <w:rPr>
                <w:rStyle w:val="Hyperlink"/>
                <w:rFonts w:asciiTheme="majorHAnsi" w:hAnsiTheme="majorHAnsi" w:cstheme="majorHAnsi"/>
                <w:noProof/>
              </w:rPr>
              <w:t>Gap of knowledge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_Toc229045884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3</w:t>
            </w:r>
            <w:r w:rsidRPr="008740A0">
              <w:rPr>
                <w:rFonts w:asciiTheme="majorHAnsi" w:hAnsiTheme="majorHAnsi" w:cstheme="majorHAnsi"/>
                <w:noProof/>
                <w:webHidden/>
              </w:rPr>
              <w:fldChar w:fldCharType="end"/>
            </w:r>
          </w:hyperlink>
        </w:p>
        <w:p w14:paraId="2848211A" w14:textId="7AC10E9F"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5" w:history="1">
            <w:r w:rsidRPr="008740A0">
              <w:rPr>
                <w:rStyle w:val="Hyperlink"/>
                <w:rFonts w:asciiTheme="majorHAnsi" w:hAnsiTheme="majorHAnsi" w:cstheme="majorHAnsi"/>
                <w:noProof/>
              </w:rPr>
              <w:t>Research question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_Toc229045885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3</w:t>
            </w:r>
            <w:r w:rsidRPr="008740A0">
              <w:rPr>
                <w:rFonts w:asciiTheme="majorHAnsi" w:hAnsiTheme="majorHAnsi" w:cstheme="majorHAnsi"/>
                <w:noProof/>
                <w:webHidden/>
              </w:rPr>
              <w:fldChar w:fldCharType="end"/>
            </w:r>
          </w:hyperlink>
        </w:p>
        <w:p w14:paraId="722A9BEA" w14:textId="4910C303"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6" w:history="1">
            <w:r w:rsidRPr="008740A0">
              <w:rPr>
                <w:rStyle w:val="Hyperlink"/>
                <w:rFonts w:asciiTheme="majorHAnsi" w:hAnsiTheme="majorHAnsi" w:cstheme="majorHAnsi"/>
                <w:noProof/>
              </w:rPr>
              <w:t>Materials and methods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_Toc229045886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3</w:t>
            </w:r>
            <w:r w:rsidRPr="008740A0">
              <w:rPr>
                <w:rFonts w:asciiTheme="majorHAnsi" w:hAnsiTheme="majorHAnsi" w:cstheme="majorHAnsi"/>
                <w:noProof/>
                <w:webHidden/>
              </w:rPr>
              <w:fldChar w:fldCharType="end"/>
            </w:r>
          </w:hyperlink>
        </w:p>
        <w:p w14:paraId="67AC460F" w14:textId="24EB81EF"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7" w:history="1">
            <w:r w:rsidRPr="008740A0">
              <w:rPr>
                <w:rStyle w:val="Hyperlink"/>
                <w:rFonts w:asciiTheme="majorHAnsi" w:hAnsiTheme="majorHAnsi" w:cstheme="majorHAnsi"/>
                <w:noProof/>
              </w:rPr>
              <w:t>Results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_Toc229045887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4</w:t>
            </w:r>
            <w:r w:rsidRPr="008740A0">
              <w:rPr>
                <w:rFonts w:asciiTheme="majorHAnsi" w:hAnsiTheme="majorHAnsi" w:cstheme="majorHAnsi"/>
                <w:noProof/>
                <w:webHidden/>
              </w:rPr>
              <w:fldChar w:fldCharType="end"/>
            </w:r>
          </w:hyperlink>
        </w:p>
        <w:p w14:paraId="57089693" w14:textId="4D7D8A37"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8" w:history="1">
            <w:r w:rsidRPr="008740A0">
              <w:rPr>
                <w:rStyle w:val="Hyperlink"/>
                <w:rFonts w:asciiTheme="majorHAnsi" w:hAnsiTheme="majorHAnsi" w:cstheme="majorHAnsi"/>
                <w:noProof/>
              </w:rPr>
              <w:t>Discussion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_Toc229045888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4</w:t>
            </w:r>
            <w:r w:rsidRPr="008740A0">
              <w:rPr>
                <w:rFonts w:asciiTheme="majorHAnsi" w:hAnsiTheme="majorHAnsi" w:cstheme="majorHAnsi"/>
                <w:noProof/>
                <w:webHidden/>
              </w:rPr>
              <w:fldChar w:fldCharType="end"/>
            </w:r>
          </w:hyperlink>
        </w:p>
        <w:p w14:paraId="7F85592B" w14:textId="1225A2C5"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89" w:history="1">
            <w:r w:rsidRPr="008740A0">
              <w:rPr>
                <w:rStyle w:val="Hyperlink"/>
                <w:rFonts w:asciiTheme="majorHAnsi" w:hAnsiTheme="majorHAnsi" w:cstheme="majorHAnsi"/>
                <w:noProof/>
              </w:rPr>
              <w:t>Conclusion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_Toc229045889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4</w:t>
            </w:r>
            <w:r w:rsidRPr="008740A0">
              <w:rPr>
                <w:rFonts w:asciiTheme="majorHAnsi" w:hAnsiTheme="majorHAnsi" w:cstheme="majorHAnsi"/>
                <w:noProof/>
                <w:webHidden/>
              </w:rPr>
              <w:fldChar w:fldCharType="end"/>
            </w:r>
          </w:hyperlink>
        </w:p>
        <w:p w14:paraId="39BAC9AC" w14:textId="2748B8E8"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0" w:history="1">
            <w:r w:rsidRPr="008740A0">
              <w:rPr>
                <w:rStyle w:val="Hyperlink"/>
                <w:rFonts w:asciiTheme="majorHAnsi" w:hAnsiTheme="majorHAnsi" w:cstheme="majorHAnsi"/>
                <w:noProof/>
              </w:rPr>
              <w:t>1. Introduction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_Toc229045890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4</w:t>
            </w:r>
            <w:r w:rsidRPr="008740A0">
              <w:rPr>
                <w:rFonts w:asciiTheme="majorHAnsi" w:hAnsiTheme="majorHAnsi" w:cstheme="majorHAnsi"/>
                <w:noProof/>
                <w:webHidden/>
              </w:rPr>
              <w:fldChar w:fldCharType="end"/>
            </w:r>
          </w:hyperlink>
        </w:p>
        <w:p w14:paraId="4DD7997C" w14:textId="5A94AE05"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1" w:history="1">
            <w:r w:rsidRPr="008740A0">
              <w:rPr>
                <w:rStyle w:val="Hyperlink"/>
                <w:rFonts w:asciiTheme="majorHAnsi" w:hAnsiTheme="majorHAnsi" w:cstheme="majorHAnsi"/>
                <w:noProof/>
              </w:rPr>
              <w:t>1.1. Actions to promote soils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_Toc229045891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4</w:t>
            </w:r>
            <w:r w:rsidRPr="008740A0">
              <w:rPr>
                <w:rFonts w:asciiTheme="majorHAnsi" w:hAnsiTheme="majorHAnsi" w:cstheme="majorHAnsi"/>
                <w:noProof/>
                <w:webHidden/>
              </w:rPr>
              <w:fldChar w:fldCharType="end"/>
            </w:r>
          </w:hyperlink>
        </w:p>
        <w:p w14:paraId="63280741" w14:textId="2DC1FADF"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2" w:history="1">
            <w:r w:rsidRPr="008740A0">
              <w:rPr>
                <w:rStyle w:val="Hyperlink"/>
                <w:rFonts w:asciiTheme="majorHAnsi" w:hAnsiTheme="majorHAnsi" w:cstheme="majorHAnsi"/>
                <w:noProof/>
              </w:rPr>
              <w:t>1.2. Green washing risks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_Toc229045892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4</w:t>
            </w:r>
            <w:r w:rsidRPr="008740A0">
              <w:rPr>
                <w:rFonts w:asciiTheme="majorHAnsi" w:hAnsiTheme="majorHAnsi" w:cstheme="majorHAnsi"/>
                <w:noProof/>
                <w:webHidden/>
              </w:rPr>
              <w:fldChar w:fldCharType="end"/>
            </w:r>
          </w:hyperlink>
        </w:p>
        <w:p w14:paraId="11AB4752" w14:textId="7EBD5FDA"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3" w:history="1">
            <w:r w:rsidRPr="008740A0">
              <w:rPr>
                <w:rStyle w:val="Hyperlink"/>
                <w:rFonts w:asciiTheme="majorHAnsi" w:hAnsiTheme="majorHAnsi" w:cstheme="majorHAnsi"/>
                <w:noProof/>
              </w:rPr>
              <w:t>1.3. Monitoring Reporting and Verification procedures (MRVs)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_Toc229045893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5</w:t>
            </w:r>
            <w:r w:rsidRPr="008740A0">
              <w:rPr>
                <w:rFonts w:asciiTheme="majorHAnsi" w:hAnsiTheme="majorHAnsi" w:cstheme="majorHAnsi"/>
                <w:noProof/>
                <w:webHidden/>
              </w:rPr>
              <w:fldChar w:fldCharType="end"/>
            </w:r>
          </w:hyperlink>
        </w:p>
        <w:p w14:paraId="72DBCE2E" w14:textId="733E63F0"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4" w:history="1">
            <w:r w:rsidRPr="008740A0">
              <w:rPr>
                <w:rStyle w:val="Hyperlink"/>
                <w:rFonts w:asciiTheme="majorHAnsi" w:hAnsiTheme="majorHAnsi" w:cstheme="majorHAnsi"/>
                <w:noProof/>
              </w:rPr>
              <w:t>1.4. Gap of knowledge: no broad classification of MRV procedures including soils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_Toc229045894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5</w:t>
            </w:r>
            <w:r w:rsidRPr="008740A0">
              <w:rPr>
                <w:rFonts w:asciiTheme="majorHAnsi" w:hAnsiTheme="majorHAnsi" w:cstheme="majorHAnsi"/>
                <w:noProof/>
                <w:webHidden/>
              </w:rPr>
              <w:fldChar w:fldCharType="end"/>
            </w:r>
          </w:hyperlink>
        </w:p>
        <w:p w14:paraId="7581C028" w14:textId="2906DFA0"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5" w:history="1">
            <w:r w:rsidRPr="008740A0">
              <w:rPr>
                <w:rStyle w:val="Hyperlink"/>
                <w:rFonts w:asciiTheme="majorHAnsi" w:hAnsiTheme="majorHAnsi" w:cstheme="majorHAnsi"/>
                <w:noProof/>
              </w:rPr>
              <w:t>1.5. Presentation of the study</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_Toc229045895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5</w:t>
            </w:r>
            <w:r w:rsidRPr="008740A0">
              <w:rPr>
                <w:rFonts w:asciiTheme="majorHAnsi" w:hAnsiTheme="majorHAnsi" w:cstheme="majorHAnsi"/>
                <w:noProof/>
                <w:webHidden/>
              </w:rPr>
              <w:fldChar w:fldCharType="end"/>
            </w:r>
          </w:hyperlink>
        </w:p>
        <w:p w14:paraId="0DB5ABB5" w14:textId="1693CE6F"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6" w:history="1">
            <w:r w:rsidRPr="008740A0">
              <w:rPr>
                <w:rStyle w:val="Hyperlink"/>
                <w:rFonts w:asciiTheme="majorHAnsi" w:hAnsiTheme="majorHAnsi" w:cstheme="majorHAnsi"/>
                <w:noProof/>
              </w:rPr>
              <w:t>1.5.1. Objectives of the study</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_Toc229045896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5</w:t>
            </w:r>
            <w:r w:rsidRPr="008740A0">
              <w:rPr>
                <w:rFonts w:asciiTheme="majorHAnsi" w:hAnsiTheme="majorHAnsi" w:cstheme="majorHAnsi"/>
                <w:noProof/>
                <w:webHidden/>
              </w:rPr>
              <w:fldChar w:fldCharType="end"/>
            </w:r>
          </w:hyperlink>
        </w:p>
        <w:p w14:paraId="0D88E4E5" w14:textId="5D1AEC0B"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7" w:history="1">
            <w:r w:rsidRPr="008740A0">
              <w:rPr>
                <w:rStyle w:val="Hyperlink"/>
                <w:rFonts w:asciiTheme="majorHAnsi" w:hAnsiTheme="majorHAnsi" w:cstheme="majorHAnsi"/>
                <w:noProof/>
              </w:rPr>
              <w:t>1.5.2. Presentation of the methodology</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_Toc229045897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5</w:t>
            </w:r>
            <w:r w:rsidRPr="008740A0">
              <w:rPr>
                <w:rFonts w:asciiTheme="majorHAnsi" w:hAnsiTheme="majorHAnsi" w:cstheme="majorHAnsi"/>
                <w:noProof/>
                <w:webHidden/>
              </w:rPr>
              <w:fldChar w:fldCharType="end"/>
            </w:r>
          </w:hyperlink>
        </w:p>
        <w:p w14:paraId="57C1EA20" w14:textId="295EBC3A"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8" w:history="1">
            <w:r w:rsidRPr="008740A0">
              <w:rPr>
                <w:rStyle w:val="Hyperlink"/>
                <w:rFonts w:asciiTheme="majorHAnsi" w:hAnsiTheme="majorHAnsi" w:cstheme="majorHAnsi"/>
                <w:noProof/>
              </w:rPr>
              <w:t>1.5.2. Hypothesis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_Toc229045898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6</w:t>
            </w:r>
            <w:r w:rsidRPr="008740A0">
              <w:rPr>
                <w:rFonts w:asciiTheme="majorHAnsi" w:hAnsiTheme="majorHAnsi" w:cstheme="majorHAnsi"/>
                <w:noProof/>
                <w:webHidden/>
              </w:rPr>
              <w:fldChar w:fldCharType="end"/>
            </w:r>
          </w:hyperlink>
        </w:p>
        <w:p w14:paraId="453FABA9" w14:textId="548FBB9C"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899" w:history="1">
            <w:r w:rsidRPr="008740A0">
              <w:rPr>
                <w:rStyle w:val="Hyperlink"/>
                <w:rFonts w:asciiTheme="majorHAnsi" w:hAnsiTheme="majorHAnsi" w:cstheme="majorHAnsi"/>
                <w:noProof/>
              </w:rPr>
              <w:t>1.5.4. Relevance of the study</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_Toc229045899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6</w:t>
            </w:r>
            <w:r w:rsidRPr="008740A0">
              <w:rPr>
                <w:rFonts w:asciiTheme="majorHAnsi" w:hAnsiTheme="majorHAnsi" w:cstheme="majorHAnsi"/>
                <w:noProof/>
                <w:webHidden/>
              </w:rPr>
              <w:fldChar w:fldCharType="end"/>
            </w:r>
          </w:hyperlink>
        </w:p>
        <w:p w14:paraId="36A94AA9" w14:textId="5F2A541F"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0" w:history="1">
            <w:r w:rsidRPr="008740A0">
              <w:rPr>
                <w:rStyle w:val="Hyperlink"/>
                <w:rFonts w:asciiTheme="majorHAnsi" w:hAnsiTheme="majorHAnsi" w:cstheme="majorHAnsi"/>
                <w:noProof/>
              </w:rPr>
              <w:t>2. Materials and methods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_Toc229045900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6</w:t>
            </w:r>
            <w:r w:rsidRPr="008740A0">
              <w:rPr>
                <w:rFonts w:asciiTheme="majorHAnsi" w:hAnsiTheme="majorHAnsi" w:cstheme="majorHAnsi"/>
                <w:noProof/>
                <w:webHidden/>
              </w:rPr>
              <w:fldChar w:fldCharType="end"/>
            </w:r>
          </w:hyperlink>
        </w:p>
        <w:p w14:paraId="17A20E30" w14:textId="30B069A6"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1" w:history="1">
            <w:r w:rsidRPr="008740A0">
              <w:rPr>
                <w:rStyle w:val="Hyperlink"/>
                <w:rFonts w:asciiTheme="majorHAnsi" w:hAnsiTheme="majorHAnsi" w:cstheme="majorHAnsi"/>
                <w:noProof/>
              </w:rPr>
              <w:t>2.1. Search methodologies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_Toc229045901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6</w:t>
            </w:r>
            <w:r w:rsidRPr="008740A0">
              <w:rPr>
                <w:rFonts w:asciiTheme="majorHAnsi" w:hAnsiTheme="majorHAnsi" w:cstheme="majorHAnsi"/>
                <w:noProof/>
                <w:webHidden/>
              </w:rPr>
              <w:fldChar w:fldCharType="end"/>
            </w:r>
          </w:hyperlink>
        </w:p>
        <w:p w14:paraId="3F070448" w14:textId="5EA9F449"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2" w:history="1">
            <w:r w:rsidRPr="008740A0">
              <w:rPr>
                <w:rStyle w:val="Hyperlink"/>
                <w:rFonts w:asciiTheme="majorHAnsi" w:hAnsiTheme="majorHAnsi" w:cstheme="majorHAnsi"/>
                <w:noProof/>
              </w:rPr>
              <w:t>2.1.1. Search string</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_Toc229045902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6</w:t>
            </w:r>
            <w:r w:rsidRPr="008740A0">
              <w:rPr>
                <w:rFonts w:asciiTheme="majorHAnsi" w:hAnsiTheme="majorHAnsi" w:cstheme="majorHAnsi"/>
                <w:noProof/>
                <w:webHidden/>
              </w:rPr>
              <w:fldChar w:fldCharType="end"/>
            </w:r>
          </w:hyperlink>
        </w:p>
        <w:p w14:paraId="0B3C0484" w14:textId="579F5F6E"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3" w:history="1">
            <w:r w:rsidRPr="008740A0">
              <w:rPr>
                <w:rStyle w:val="Hyperlink"/>
                <w:rFonts w:asciiTheme="majorHAnsi" w:hAnsiTheme="majorHAnsi" w:cstheme="majorHAnsi"/>
                <w:noProof/>
              </w:rPr>
              <w:t>2.1.2. Search methodologies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_Toc229045903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6</w:t>
            </w:r>
            <w:r w:rsidRPr="008740A0">
              <w:rPr>
                <w:rFonts w:asciiTheme="majorHAnsi" w:hAnsiTheme="majorHAnsi" w:cstheme="majorHAnsi"/>
                <w:noProof/>
                <w:webHidden/>
              </w:rPr>
              <w:fldChar w:fldCharType="end"/>
            </w:r>
          </w:hyperlink>
        </w:p>
        <w:p w14:paraId="188604F0" w14:textId="29F49143"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4" w:history="1">
            <w:r w:rsidRPr="008740A0">
              <w:rPr>
                <w:rStyle w:val="Hyperlink"/>
                <w:rFonts w:asciiTheme="majorHAnsi" w:hAnsiTheme="majorHAnsi" w:cstheme="majorHAnsi"/>
                <w:noProof/>
              </w:rPr>
              <w:t>2.2. Data extraction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_Toc229045904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7</w:t>
            </w:r>
            <w:r w:rsidRPr="008740A0">
              <w:rPr>
                <w:rFonts w:asciiTheme="majorHAnsi" w:hAnsiTheme="majorHAnsi" w:cstheme="majorHAnsi"/>
                <w:noProof/>
                <w:webHidden/>
              </w:rPr>
              <w:fldChar w:fldCharType="end"/>
            </w:r>
          </w:hyperlink>
        </w:p>
        <w:p w14:paraId="68781B84" w14:textId="03C30C41"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5" w:history="1">
            <w:r w:rsidRPr="008740A0">
              <w:rPr>
                <w:rStyle w:val="Hyperlink"/>
                <w:rFonts w:asciiTheme="majorHAnsi" w:hAnsiTheme="majorHAnsi" w:cstheme="majorHAnsi"/>
                <w:noProof/>
              </w:rPr>
              <w:t>2.2.1. Data collection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_Toc229045905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7</w:t>
            </w:r>
            <w:r w:rsidRPr="008740A0">
              <w:rPr>
                <w:rFonts w:asciiTheme="majorHAnsi" w:hAnsiTheme="majorHAnsi" w:cstheme="majorHAnsi"/>
                <w:noProof/>
                <w:webHidden/>
              </w:rPr>
              <w:fldChar w:fldCharType="end"/>
            </w:r>
          </w:hyperlink>
        </w:p>
        <w:p w14:paraId="62C476DC" w14:textId="2E9C016D"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6" w:history="1">
            <w:r w:rsidRPr="008740A0">
              <w:rPr>
                <w:rStyle w:val="Hyperlink"/>
                <w:rFonts w:asciiTheme="majorHAnsi" w:hAnsiTheme="majorHAnsi" w:cstheme="majorHAnsi"/>
                <w:noProof/>
              </w:rPr>
              <w:t>2.2.1. Inclusion rules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_Toc229045906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9</w:t>
            </w:r>
            <w:r w:rsidRPr="008740A0">
              <w:rPr>
                <w:rFonts w:asciiTheme="majorHAnsi" w:hAnsiTheme="majorHAnsi" w:cstheme="majorHAnsi"/>
                <w:noProof/>
                <w:webHidden/>
              </w:rPr>
              <w:fldChar w:fldCharType="end"/>
            </w:r>
          </w:hyperlink>
        </w:p>
        <w:p w14:paraId="2610C2F2" w14:textId="4BDA8E28"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7" w:history="1">
            <w:r w:rsidRPr="008740A0">
              <w:rPr>
                <w:rStyle w:val="Hyperlink"/>
                <w:rFonts w:asciiTheme="majorHAnsi" w:hAnsiTheme="majorHAnsi" w:cstheme="majorHAnsi"/>
                <w:noProof/>
              </w:rPr>
              <w:t>2.2.2. Duplicate management</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_Toc229045907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9</w:t>
            </w:r>
            <w:r w:rsidRPr="008740A0">
              <w:rPr>
                <w:rFonts w:asciiTheme="majorHAnsi" w:hAnsiTheme="majorHAnsi" w:cstheme="majorHAnsi"/>
                <w:noProof/>
                <w:webHidden/>
              </w:rPr>
              <w:fldChar w:fldCharType="end"/>
            </w:r>
          </w:hyperlink>
        </w:p>
        <w:p w14:paraId="6C137C67" w14:textId="1708D47B"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8" w:history="1">
            <w:r w:rsidRPr="008740A0">
              <w:rPr>
                <w:rStyle w:val="Hyperlink"/>
                <w:rFonts w:asciiTheme="majorHAnsi" w:hAnsiTheme="majorHAnsi" w:cstheme="majorHAnsi"/>
                <w:noProof/>
              </w:rPr>
              <w:t>2.3. Data analysis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_Toc229045908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9</w:t>
            </w:r>
            <w:r w:rsidRPr="008740A0">
              <w:rPr>
                <w:rFonts w:asciiTheme="majorHAnsi" w:hAnsiTheme="majorHAnsi" w:cstheme="majorHAnsi"/>
                <w:noProof/>
                <w:webHidden/>
              </w:rPr>
              <w:fldChar w:fldCharType="end"/>
            </w:r>
          </w:hyperlink>
        </w:p>
        <w:p w14:paraId="429867FD" w14:textId="5DE321E8"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09" w:history="1">
            <w:r w:rsidRPr="008740A0">
              <w:rPr>
                <w:rStyle w:val="Hyperlink"/>
                <w:rFonts w:asciiTheme="majorHAnsi" w:hAnsiTheme="majorHAnsi" w:cstheme="majorHAnsi"/>
                <w:noProof/>
              </w:rPr>
              <w:t>2.3.1. Management of missing information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_Toc229045909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9</w:t>
            </w:r>
            <w:r w:rsidRPr="008740A0">
              <w:rPr>
                <w:rFonts w:asciiTheme="majorHAnsi" w:hAnsiTheme="majorHAnsi" w:cstheme="majorHAnsi"/>
                <w:noProof/>
                <w:webHidden/>
              </w:rPr>
              <w:fldChar w:fldCharType="end"/>
            </w:r>
          </w:hyperlink>
        </w:p>
        <w:p w14:paraId="6BDA3664" w14:textId="13A8F8BF"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0" w:history="1">
            <w:r w:rsidRPr="008740A0">
              <w:rPr>
                <w:rStyle w:val="Hyperlink"/>
                <w:rFonts w:asciiTheme="majorHAnsi" w:hAnsiTheme="majorHAnsi" w:cstheme="majorHAnsi"/>
                <w:noProof/>
              </w:rPr>
              <w:t>2.3.2. Data description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_Toc229045910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9</w:t>
            </w:r>
            <w:r w:rsidRPr="008740A0">
              <w:rPr>
                <w:rFonts w:asciiTheme="majorHAnsi" w:hAnsiTheme="majorHAnsi" w:cstheme="majorHAnsi"/>
                <w:noProof/>
                <w:webHidden/>
              </w:rPr>
              <w:fldChar w:fldCharType="end"/>
            </w:r>
          </w:hyperlink>
        </w:p>
        <w:p w14:paraId="2D65803B" w14:textId="524D6FE3"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1" w:history="1">
            <w:r w:rsidRPr="008740A0">
              <w:rPr>
                <w:rStyle w:val="Hyperlink"/>
                <w:rFonts w:asciiTheme="majorHAnsi" w:hAnsiTheme="majorHAnsi" w:cstheme="majorHAnsi"/>
                <w:noProof/>
              </w:rPr>
              <w:t>2.3.3. Typology of MRV procedures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_Toc229045911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9</w:t>
            </w:r>
            <w:r w:rsidRPr="008740A0">
              <w:rPr>
                <w:rFonts w:asciiTheme="majorHAnsi" w:hAnsiTheme="majorHAnsi" w:cstheme="majorHAnsi"/>
                <w:noProof/>
                <w:webHidden/>
              </w:rPr>
              <w:fldChar w:fldCharType="end"/>
            </w:r>
          </w:hyperlink>
        </w:p>
        <w:p w14:paraId="29F53279" w14:textId="0C5EFD2A"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2" w:history="1">
            <w:r w:rsidRPr="008740A0">
              <w:rPr>
                <w:rStyle w:val="Hyperlink"/>
                <w:rFonts w:asciiTheme="majorHAnsi" w:hAnsiTheme="majorHAnsi" w:cstheme="majorHAnsi"/>
                <w:noProof/>
              </w:rPr>
              <w:t>2.3.4. Building the classification tree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_Toc229045912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10</w:t>
            </w:r>
            <w:r w:rsidRPr="008740A0">
              <w:rPr>
                <w:rFonts w:asciiTheme="majorHAnsi" w:hAnsiTheme="majorHAnsi" w:cstheme="majorHAnsi"/>
                <w:noProof/>
                <w:webHidden/>
              </w:rPr>
              <w:fldChar w:fldCharType="end"/>
            </w:r>
          </w:hyperlink>
        </w:p>
        <w:p w14:paraId="3E9E1A08" w14:textId="5E125E1B"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3" w:history="1">
            <w:r w:rsidRPr="008740A0">
              <w:rPr>
                <w:rStyle w:val="Hyperlink"/>
                <w:rFonts w:asciiTheme="majorHAnsi" w:hAnsiTheme="majorHAnsi" w:cstheme="majorHAnsi"/>
                <w:noProof/>
              </w:rPr>
              <w:t>3. Results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_Toc229045913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10</w:t>
            </w:r>
            <w:r w:rsidRPr="008740A0">
              <w:rPr>
                <w:rFonts w:asciiTheme="majorHAnsi" w:hAnsiTheme="majorHAnsi" w:cstheme="majorHAnsi"/>
                <w:noProof/>
                <w:webHidden/>
              </w:rPr>
              <w:fldChar w:fldCharType="end"/>
            </w:r>
          </w:hyperlink>
        </w:p>
        <w:p w14:paraId="52598916" w14:textId="7FE4F34D"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4" w:history="1">
            <w:r w:rsidRPr="008740A0">
              <w:rPr>
                <w:rStyle w:val="Hyperlink"/>
                <w:rFonts w:asciiTheme="majorHAnsi" w:hAnsiTheme="majorHAnsi" w:cstheme="majorHAnsi"/>
                <w:noProof/>
              </w:rPr>
              <w:t>3.1. Data collection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_Toc229045914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10</w:t>
            </w:r>
            <w:r w:rsidRPr="008740A0">
              <w:rPr>
                <w:rFonts w:asciiTheme="majorHAnsi" w:hAnsiTheme="majorHAnsi" w:cstheme="majorHAnsi"/>
                <w:noProof/>
                <w:webHidden/>
              </w:rPr>
              <w:fldChar w:fldCharType="end"/>
            </w:r>
          </w:hyperlink>
        </w:p>
        <w:p w14:paraId="4FECE536" w14:textId="56309932"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5" w:history="1">
            <w:r w:rsidRPr="008740A0">
              <w:rPr>
                <w:rStyle w:val="Hyperlink"/>
                <w:rFonts w:asciiTheme="majorHAnsi" w:hAnsiTheme="majorHAnsi" w:cstheme="majorHAnsi"/>
                <w:noProof/>
              </w:rPr>
              <w:t>3.1.1. Database for scientific articles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_Toc229045915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10</w:t>
            </w:r>
            <w:r w:rsidRPr="008740A0">
              <w:rPr>
                <w:rFonts w:asciiTheme="majorHAnsi" w:hAnsiTheme="majorHAnsi" w:cstheme="majorHAnsi"/>
                <w:noProof/>
                <w:webHidden/>
              </w:rPr>
              <w:fldChar w:fldCharType="end"/>
            </w:r>
          </w:hyperlink>
        </w:p>
        <w:p w14:paraId="4E2228C0" w14:textId="2AE5EDCE"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6" w:history="1">
            <w:r w:rsidRPr="008740A0">
              <w:rPr>
                <w:rStyle w:val="Hyperlink"/>
                <w:rFonts w:asciiTheme="majorHAnsi" w:hAnsiTheme="majorHAnsi" w:cstheme="majorHAnsi"/>
                <w:noProof/>
              </w:rPr>
              <w:t>3.1.2. Webscraping</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_Toc229045916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11</w:t>
            </w:r>
            <w:r w:rsidRPr="008740A0">
              <w:rPr>
                <w:rFonts w:asciiTheme="majorHAnsi" w:hAnsiTheme="majorHAnsi" w:cstheme="majorHAnsi"/>
                <w:noProof/>
                <w:webHidden/>
              </w:rPr>
              <w:fldChar w:fldCharType="end"/>
            </w:r>
          </w:hyperlink>
        </w:p>
        <w:p w14:paraId="0F822951" w14:textId="34D679B1"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7" w:history="1">
            <w:r w:rsidRPr="008740A0">
              <w:rPr>
                <w:rStyle w:val="Hyperlink"/>
                <w:rFonts w:asciiTheme="majorHAnsi" w:hAnsiTheme="majorHAnsi" w:cstheme="majorHAnsi"/>
                <w:noProof/>
              </w:rPr>
              <w:t>3.1.3. Browser based on Artificial Intelligence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_Toc229045917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11</w:t>
            </w:r>
            <w:r w:rsidRPr="008740A0">
              <w:rPr>
                <w:rFonts w:asciiTheme="majorHAnsi" w:hAnsiTheme="majorHAnsi" w:cstheme="majorHAnsi"/>
                <w:noProof/>
                <w:webHidden/>
              </w:rPr>
              <w:fldChar w:fldCharType="end"/>
            </w:r>
          </w:hyperlink>
        </w:p>
        <w:p w14:paraId="0F77BA8E" w14:textId="678BA397"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8" w:history="1">
            <w:r w:rsidRPr="008740A0">
              <w:rPr>
                <w:rStyle w:val="Hyperlink"/>
                <w:rFonts w:asciiTheme="majorHAnsi" w:hAnsiTheme="majorHAnsi" w:cstheme="majorHAnsi"/>
                <w:noProof/>
              </w:rPr>
              <w:t>3.1.4. Total number of MRV procedures and rate of missing information per variable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_Toc229045918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12</w:t>
            </w:r>
            <w:r w:rsidRPr="008740A0">
              <w:rPr>
                <w:rFonts w:asciiTheme="majorHAnsi" w:hAnsiTheme="majorHAnsi" w:cstheme="majorHAnsi"/>
                <w:noProof/>
                <w:webHidden/>
              </w:rPr>
              <w:fldChar w:fldCharType="end"/>
            </w:r>
          </w:hyperlink>
        </w:p>
        <w:p w14:paraId="7F3CA0EA" w14:textId="3E73D091"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19" w:history="1">
            <w:r w:rsidRPr="008740A0">
              <w:rPr>
                <w:rStyle w:val="Hyperlink"/>
                <w:rFonts w:asciiTheme="majorHAnsi" w:hAnsiTheme="majorHAnsi" w:cstheme="majorHAnsi"/>
                <w:noProof/>
              </w:rPr>
              <w:t>3.2. Data description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_Toc229045919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12</w:t>
            </w:r>
            <w:r w:rsidRPr="008740A0">
              <w:rPr>
                <w:rFonts w:asciiTheme="majorHAnsi" w:hAnsiTheme="majorHAnsi" w:cstheme="majorHAnsi"/>
                <w:noProof/>
                <w:webHidden/>
              </w:rPr>
              <w:fldChar w:fldCharType="end"/>
            </w:r>
          </w:hyperlink>
        </w:p>
        <w:p w14:paraId="53F62E36" w14:textId="50BC7DEB"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0" w:history="1">
            <w:r w:rsidRPr="008740A0">
              <w:rPr>
                <w:rStyle w:val="Hyperlink"/>
                <w:rFonts w:asciiTheme="majorHAnsi" w:hAnsiTheme="majorHAnsi" w:cstheme="majorHAnsi"/>
                <w:noProof/>
              </w:rPr>
              <w:t>3.2.1. Geographical location and implementation state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_Toc229045920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12</w:t>
            </w:r>
            <w:r w:rsidRPr="008740A0">
              <w:rPr>
                <w:rFonts w:asciiTheme="majorHAnsi" w:hAnsiTheme="majorHAnsi" w:cstheme="majorHAnsi"/>
                <w:noProof/>
                <w:webHidden/>
              </w:rPr>
              <w:fldChar w:fldCharType="end"/>
            </w:r>
          </w:hyperlink>
        </w:p>
        <w:p w14:paraId="2657BB8A" w14:textId="705A98A1"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1" w:history="1">
            <w:r w:rsidRPr="008740A0">
              <w:rPr>
                <w:rStyle w:val="Hyperlink"/>
                <w:rFonts w:asciiTheme="majorHAnsi" w:hAnsiTheme="majorHAnsi" w:cstheme="majorHAnsi"/>
                <w:noProof/>
              </w:rPr>
              <w:t>3.2.3. Stakeholders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_Toc229045921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13</w:t>
            </w:r>
            <w:r w:rsidRPr="008740A0">
              <w:rPr>
                <w:rFonts w:asciiTheme="majorHAnsi" w:hAnsiTheme="majorHAnsi" w:cstheme="majorHAnsi"/>
                <w:noProof/>
                <w:webHidden/>
              </w:rPr>
              <w:fldChar w:fldCharType="end"/>
            </w:r>
          </w:hyperlink>
        </w:p>
        <w:p w14:paraId="0EC26285" w14:textId="7722C511"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2" w:history="1">
            <w:r w:rsidRPr="008740A0">
              <w:rPr>
                <w:rStyle w:val="Hyperlink"/>
                <w:rFonts w:asciiTheme="majorHAnsi" w:hAnsiTheme="majorHAnsi" w:cstheme="majorHAnsi"/>
                <w:noProof/>
              </w:rPr>
              <w:t>3.2.4. Monitoring</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_Toc229045922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16</w:t>
            </w:r>
            <w:r w:rsidRPr="008740A0">
              <w:rPr>
                <w:rFonts w:asciiTheme="majorHAnsi" w:hAnsiTheme="majorHAnsi" w:cstheme="majorHAnsi"/>
                <w:noProof/>
                <w:webHidden/>
              </w:rPr>
              <w:fldChar w:fldCharType="end"/>
            </w:r>
          </w:hyperlink>
        </w:p>
        <w:p w14:paraId="524A436F" w14:textId="708035D0"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3" w:history="1">
            <w:r w:rsidRPr="008740A0">
              <w:rPr>
                <w:rStyle w:val="Hyperlink"/>
                <w:rFonts w:asciiTheme="majorHAnsi" w:hAnsiTheme="majorHAnsi" w:cstheme="majorHAnsi"/>
                <w:noProof/>
              </w:rPr>
              <w:t>3.2.5. Reporting</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_Toc229045923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18</w:t>
            </w:r>
            <w:r w:rsidRPr="008740A0">
              <w:rPr>
                <w:rFonts w:asciiTheme="majorHAnsi" w:hAnsiTheme="majorHAnsi" w:cstheme="majorHAnsi"/>
                <w:noProof/>
                <w:webHidden/>
              </w:rPr>
              <w:fldChar w:fldCharType="end"/>
            </w:r>
          </w:hyperlink>
        </w:p>
        <w:p w14:paraId="0609DF3B" w14:textId="0B3DBCC0"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4" w:history="1">
            <w:r w:rsidRPr="008740A0">
              <w:rPr>
                <w:rStyle w:val="Hyperlink"/>
                <w:rFonts w:asciiTheme="majorHAnsi" w:hAnsiTheme="majorHAnsi" w:cstheme="majorHAnsi"/>
                <w:noProof/>
              </w:rPr>
              <w:t>3.2.6. Verification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_Toc229045924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19</w:t>
            </w:r>
            <w:r w:rsidRPr="008740A0">
              <w:rPr>
                <w:rFonts w:asciiTheme="majorHAnsi" w:hAnsiTheme="majorHAnsi" w:cstheme="majorHAnsi"/>
                <w:noProof/>
                <w:webHidden/>
              </w:rPr>
              <w:fldChar w:fldCharType="end"/>
            </w:r>
          </w:hyperlink>
        </w:p>
        <w:p w14:paraId="43C58F1C" w14:textId="4C52BFE4"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5" w:history="1">
            <w:r w:rsidRPr="008740A0">
              <w:rPr>
                <w:rStyle w:val="Hyperlink"/>
                <w:rFonts w:asciiTheme="majorHAnsi" w:hAnsiTheme="majorHAnsi" w:cstheme="majorHAnsi"/>
                <w:noProof/>
              </w:rPr>
              <w:t>3.2.7. Co-occurrence between stakeholders’ and MRVs’ characteristics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_Toc229045925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20</w:t>
            </w:r>
            <w:r w:rsidRPr="008740A0">
              <w:rPr>
                <w:rFonts w:asciiTheme="majorHAnsi" w:hAnsiTheme="majorHAnsi" w:cstheme="majorHAnsi"/>
                <w:noProof/>
                <w:webHidden/>
              </w:rPr>
              <w:fldChar w:fldCharType="end"/>
            </w:r>
          </w:hyperlink>
        </w:p>
        <w:p w14:paraId="0D0FF340" w14:textId="7A46C2DE"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6" w:history="1">
            <w:r w:rsidRPr="008740A0">
              <w:rPr>
                <w:rStyle w:val="Hyperlink"/>
                <w:rFonts w:asciiTheme="majorHAnsi" w:hAnsiTheme="majorHAnsi" w:cstheme="majorHAnsi"/>
                <w:noProof/>
              </w:rPr>
              <w:t>3.4. Typology of stakeholders and MRV procedures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_Toc229045926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21</w:t>
            </w:r>
            <w:r w:rsidRPr="008740A0">
              <w:rPr>
                <w:rFonts w:asciiTheme="majorHAnsi" w:hAnsiTheme="majorHAnsi" w:cstheme="majorHAnsi"/>
                <w:noProof/>
                <w:webHidden/>
              </w:rPr>
              <w:fldChar w:fldCharType="end"/>
            </w:r>
          </w:hyperlink>
        </w:p>
        <w:p w14:paraId="37F39C11" w14:textId="5613208F"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7" w:history="1">
            <w:r w:rsidRPr="008740A0">
              <w:rPr>
                <w:rStyle w:val="Hyperlink"/>
                <w:rFonts w:asciiTheme="majorHAnsi" w:hAnsiTheme="majorHAnsi" w:cstheme="majorHAnsi"/>
                <w:noProof/>
              </w:rPr>
              <w:t>3.5. Decision tool</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_Toc229045927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17B70C66" w14:textId="22960D7E"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8" w:history="1">
            <w:r w:rsidRPr="008740A0">
              <w:rPr>
                <w:rStyle w:val="Hyperlink"/>
                <w:rFonts w:asciiTheme="majorHAnsi" w:hAnsiTheme="majorHAnsi" w:cstheme="majorHAnsi"/>
                <w:noProof/>
              </w:rPr>
              <w:t>3.5.1. Classification tree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_Toc229045928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64635ED3" w14:textId="4D4F62C9"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29" w:history="1">
            <w:r w:rsidRPr="008740A0">
              <w:rPr>
                <w:rStyle w:val="Hyperlink"/>
                <w:rFonts w:asciiTheme="majorHAnsi" w:hAnsiTheme="majorHAnsi" w:cstheme="majorHAnsi"/>
                <w:noProof/>
              </w:rPr>
              <w:t>3.5.4. Interface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_Toc229045929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5339A037" w14:textId="47815102"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0" w:history="1">
            <w:r w:rsidRPr="008740A0">
              <w:rPr>
                <w:rStyle w:val="Hyperlink"/>
                <w:rFonts w:asciiTheme="majorHAnsi" w:hAnsiTheme="majorHAnsi" w:cstheme="majorHAnsi"/>
                <w:noProof/>
              </w:rPr>
              <w:t>4. Discussion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_Toc229045930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64C43678" w14:textId="6DFCFDB1"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1" w:history="1">
            <w:r w:rsidRPr="008740A0">
              <w:rPr>
                <w:rStyle w:val="Hyperlink"/>
                <w:rFonts w:asciiTheme="majorHAnsi" w:hAnsiTheme="majorHAnsi" w:cstheme="majorHAnsi"/>
                <w:noProof/>
              </w:rPr>
              <w:t>4.1. Knowledge state about MRV procedures including soils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_Toc229045931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566A874A" w14:textId="39645549"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2" w:history="1">
            <w:r w:rsidRPr="008740A0">
              <w:rPr>
                <w:rStyle w:val="Hyperlink"/>
                <w:rFonts w:asciiTheme="majorHAnsi" w:hAnsiTheme="majorHAnsi" w:cstheme="majorHAnsi"/>
                <w:noProof/>
              </w:rPr>
              <w:t>4.1.1. Gap of knowledge regarding MRV procedures including soils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_Toc229045932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4FD4F8B9" w14:textId="092B8F9F" w:rsidR="008740A0" w:rsidRPr="008740A0" w:rsidRDefault="008740A0">
          <w:pPr>
            <w:pStyle w:val="TOC3"/>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3" w:history="1">
            <w:r w:rsidRPr="008740A0">
              <w:rPr>
                <w:rStyle w:val="Hyperlink"/>
                <w:rFonts w:asciiTheme="majorHAnsi" w:hAnsiTheme="majorHAnsi" w:cstheme="majorHAnsi"/>
                <w:noProof/>
              </w:rPr>
              <w:t>4.1.2. Lack of information translating a lack of transparence</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_Toc229045933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3856BF0D" w14:textId="71D1D4D2"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4" w:history="1">
            <w:r w:rsidRPr="008740A0">
              <w:rPr>
                <w:rStyle w:val="Hyperlink"/>
                <w:rFonts w:asciiTheme="majorHAnsi" w:hAnsiTheme="majorHAnsi" w:cstheme="majorHAnsi"/>
                <w:noProof/>
              </w:rPr>
              <w:t>4.2. Most frequent characteristics of the stakeholders and the MRV procedures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_Toc229045934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22</w:t>
            </w:r>
            <w:r w:rsidRPr="008740A0">
              <w:rPr>
                <w:rFonts w:asciiTheme="majorHAnsi" w:hAnsiTheme="majorHAnsi" w:cstheme="majorHAnsi"/>
                <w:noProof/>
                <w:webHidden/>
              </w:rPr>
              <w:fldChar w:fldCharType="end"/>
            </w:r>
          </w:hyperlink>
        </w:p>
        <w:p w14:paraId="72EC3A80" w14:textId="02BD549A"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5" w:history="1">
            <w:r w:rsidRPr="008740A0">
              <w:rPr>
                <w:rStyle w:val="Hyperlink"/>
                <w:rFonts w:asciiTheme="majorHAnsi" w:hAnsiTheme="majorHAnsi" w:cstheme="majorHAnsi"/>
                <w:noProof/>
              </w:rPr>
              <w:t>4.3. Pro and cons of the different groups of MRV procedures including soils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_Toc229045935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23</w:t>
            </w:r>
            <w:r w:rsidRPr="008740A0">
              <w:rPr>
                <w:rFonts w:asciiTheme="majorHAnsi" w:hAnsiTheme="majorHAnsi" w:cstheme="majorHAnsi"/>
                <w:noProof/>
                <w:webHidden/>
              </w:rPr>
              <w:fldChar w:fldCharType="end"/>
            </w:r>
          </w:hyperlink>
        </w:p>
        <w:p w14:paraId="6B8D261A" w14:textId="611D56BA" w:rsidR="008740A0" w:rsidRPr="008740A0" w:rsidRDefault="008740A0">
          <w:pPr>
            <w:pStyle w:val="TOC2"/>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6" w:history="1">
            <w:r w:rsidRPr="008740A0">
              <w:rPr>
                <w:rStyle w:val="Hyperlink"/>
                <w:rFonts w:asciiTheme="majorHAnsi" w:hAnsiTheme="majorHAnsi" w:cstheme="majorHAnsi"/>
                <w:noProof/>
              </w:rPr>
              <w:t>4.4. How far are we from an MRV procedure aiming soil health preservation?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_Toc229045936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24</w:t>
            </w:r>
            <w:r w:rsidRPr="008740A0">
              <w:rPr>
                <w:rFonts w:asciiTheme="majorHAnsi" w:hAnsiTheme="majorHAnsi" w:cstheme="majorHAnsi"/>
                <w:noProof/>
                <w:webHidden/>
              </w:rPr>
              <w:fldChar w:fldCharType="end"/>
            </w:r>
          </w:hyperlink>
        </w:p>
        <w:p w14:paraId="20FB98FA" w14:textId="16AACB68"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7" w:history="1">
            <w:r w:rsidRPr="008740A0">
              <w:rPr>
                <w:rStyle w:val="Hyperlink"/>
                <w:rFonts w:asciiTheme="majorHAnsi" w:hAnsiTheme="majorHAnsi" w:cstheme="majorHAnsi"/>
                <w:noProof/>
              </w:rPr>
              <w:t>5. Conclusion and perspectives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_Toc229045937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24</w:t>
            </w:r>
            <w:r w:rsidRPr="008740A0">
              <w:rPr>
                <w:rFonts w:asciiTheme="majorHAnsi" w:hAnsiTheme="majorHAnsi" w:cstheme="majorHAnsi"/>
                <w:noProof/>
                <w:webHidden/>
              </w:rPr>
              <w:fldChar w:fldCharType="end"/>
            </w:r>
          </w:hyperlink>
        </w:p>
        <w:p w14:paraId="6F286717" w14:textId="00F4D49A"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8" w:history="1">
            <w:r w:rsidRPr="008740A0">
              <w:rPr>
                <w:rStyle w:val="Hyperlink"/>
                <w:rFonts w:asciiTheme="majorHAnsi" w:hAnsiTheme="majorHAnsi" w:cstheme="majorHAnsi"/>
                <w:noProof/>
              </w:rPr>
              <w:t>6. References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_Toc229045938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24</w:t>
            </w:r>
            <w:r w:rsidRPr="008740A0">
              <w:rPr>
                <w:rFonts w:asciiTheme="majorHAnsi" w:hAnsiTheme="majorHAnsi" w:cstheme="majorHAnsi"/>
                <w:noProof/>
                <w:webHidden/>
              </w:rPr>
              <w:fldChar w:fldCharType="end"/>
            </w:r>
          </w:hyperlink>
        </w:p>
        <w:p w14:paraId="7C07C700" w14:textId="7056E315"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39" w:history="1">
            <w:r w:rsidRPr="008740A0">
              <w:rPr>
                <w:rStyle w:val="Hyperlink"/>
                <w:rFonts w:asciiTheme="majorHAnsi" w:hAnsiTheme="majorHAnsi" w:cstheme="majorHAnsi"/>
                <w:noProof/>
              </w:rPr>
              <w:t>7. Acknowledgments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_Toc229045939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26</w:t>
            </w:r>
            <w:r w:rsidRPr="008740A0">
              <w:rPr>
                <w:rFonts w:asciiTheme="majorHAnsi" w:hAnsiTheme="majorHAnsi" w:cstheme="majorHAnsi"/>
                <w:noProof/>
                <w:webHidden/>
              </w:rPr>
              <w:fldChar w:fldCharType="end"/>
            </w:r>
          </w:hyperlink>
        </w:p>
        <w:p w14:paraId="516A4FB3" w14:textId="098029EC"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40" w:history="1">
            <w:r w:rsidRPr="008740A0">
              <w:rPr>
                <w:rStyle w:val="Hyperlink"/>
                <w:rFonts w:asciiTheme="majorHAnsi" w:hAnsiTheme="majorHAnsi" w:cstheme="majorHAnsi"/>
                <w:noProof/>
              </w:rPr>
              <w:t>8. Appendices</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_Toc229045940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26</w:t>
            </w:r>
            <w:r w:rsidRPr="008740A0">
              <w:rPr>
                <w:rFonts w:asciiTheme="majorHAnsi" w:hAnsiTheme="majorHAnsi" w:cstheme="majorHAnsi"/>
                <w:noProof/>
                <w:webHidden/>
              </w:rPr>
              <w:fldChar w:fldCharType="end"/>
            </w:r>
          </w:hyperlink>
        </w:p>
        <w:p w14:paraId="768053E0" w14:textId="4C01443E" w:rsidR="008740A0" w:rsidRPr="008740A0" w:rsidRDefault="008740A0">
          <w:pPr>
            <w:pStyle w:val="TOC1"/>
            <w:tabs>
              <w:tab w:val="right" w:leader="dot" w:pos="9350"/>
            </w:tabs>
            <w:rPr>
              <w:rFonts w:asciiTheme="majorHAnsi" w:eastAsiaTheme="minorEastAsia" w:hAnsiTheme="majorHAnsi" w:cstheme="majorHAnsi"/>
              <w:noProof/>
              <w:kern w:val="2"/>
              <w:lang w:val="en-GB" w:eastAsia="en-GB"/>
              <w14:ligatures w14:val="standardContextual"/>
            </w:rPr>
          </w:pPr>
          <w:hyperlink w:anchor="_Toc229045941" w:history="1">
            <w:r w:rsidRPr="008740A0">
              <w:rPr>
                <w:rStyle w:val="Hyperlink"/>
                <w:rFonts w:asciiTheme="majorHAnsi" w:hAnsiTheme="majorHAnsi" w:cstheme="majorHAnsi"/>
                <w:noProof/>
              </w:rPr>
              <w:t>9. Author contribution</w:t>
            </w:r>
            <w:r w:rsidRPr="008740A0">
              <w:rPr>
                <w:rFonts w:asciiTheme="majorHAnsi" w:hAnsiTheme="majorHAnsi" w:cstheme="majorHAnsi"/>
                <w:noProof/>
                <w:webHidden/>
              </w:rPr>
              <w:tab/>
            </w:r>
            <w:r w:rsidRPr="008740A0">
              <w:rPr>
                <w:rFonts w:asciiTheme="majorHAnsi" w:hAnsiTheme="majorHAnsi" w:cstheme="majorHAnsi"/>
                <w:noProof/>
                <w:webHidden/>
              </w:rPr>
              <w:fldChar w:fldCharType="begin"/>
            </w:r>
            <w:r w:rsidRPr="008740A0">
              <w:rPr>
                <w:rFonts w:asciiTheme="majorHAnsi" w:hAnsiTheme="majorHAnsi" w:cstheme="majorHAnsi"/>
                <w:noProof/>
                <w:webHidden/>
              </w:rPr>
              <w:instrText xml:space="preserve"> PAGEREF _Toc229045941 \h </w:instrText>
            </w:r>
            <w:r w:rsidRPr="008740A0">
              <w:rPr>
                <w:rFonts w:asciiTheme="majorHAnsi" w:hAnsiTheme="majorHAnsi" w:cstheme="majorHAnsi"/>
                <w:noProof/>
                <w:webHidden/>
              </w:rPr>
            </w:r>
            <w:r w:rsidRPr="008740A0">
              <w:rPr>
                <w:rFonts w:asciiTheme="majorHAnsi" w:hAnsiTheme="majorHAnsi" w:cstheme="majorHAnsi"/>
                <w:noProof/>
                <w:webHidden/>
              </w:rPr>
              <w:fldChar w:fldCharType="separate"/>
            </w:r>
            <w:r w:rsidRPr="008740A0">
              <w:rPr>
                <w:rFonts w:asciiTheme="majorHAnsi" w:hAnsiTheme="majorHAnsi" w:cstheme="majorHAnsi"/>
                <w:noProof/>
                <w:webHidden/>
              </w:rPr>
              <w:t>27</w:t>
            </w:r>
            <w:r w:rsidRPr="008740A0">
              <w:rPr>
                <w:rFonts w:asciiTheme="majorHAnsi" w:hAnsiTheme="majorHAnsi" w:cstheme="majorHAnsi"/>
                <w:noProof/>
                <w:webHidden/>
              </w:rPr>
              <w:fldChar w:fldCharType="end"/>
            </w:r>
          </w:hyperlink>
        </w:p>
        <w:p w14:paraId="0CFE758C" w14:textId="341EAE03" w:rsidR="00A100D1" w:rsidRPr="008740A0" w:rsidRDefault="00A100D1" w:rsidP="00AA3AAE">
          <w:pPr>
            <w:jc w:val="both"/>
            <w:rPr>
              <w:rFonts w:asciiTheme="majorHAnsi" w:hAnsiTheme="majorHAnsi" w:cstheme="majorHAnsi"/>
            </w:rPr>
          </w:pPr>
          <w:r w:rsidRPr="008740A0">
            <w:rPr>
              <w:rFonts w:asciiTheme="majorHAnsi" w:hAnsiTheme="majorHAnsi" w:cstheme="majorHAnsi"/>
              <w:b/>
              <w:bCs/>
              <w:noProof/>
            </w:rPr>
            <w:fldChar w:fldCharType="end"/>
          </w:r>
        </w:p>
      </w:sdtContent>
    </w:sdt>
    <w:p w14:paraId="64559AEF" w14:textId="77777777" w:rsidR="00A100D1" w:rsidRPr="008740A0" w:rsidRDefault="00A100D1" w:rsidP="00AA3AAE">
      <w:pPr>
        <w:pStyle w:val="BodyText"/>
        <w:jc w:val="both"/>
        <w:rPr>
          <w:rFonts w:asciiTheme="majorHAnsi" w:hAnsiTheme="majorHAnsi" w:cstheme="majorHAnsi"/>
        </w:rPr>
      </w:pPr>
    </w:p>
    <w:p w14:paraId="5FD8D41A" w14:textId="77777777" w:rsidR="00B934FE" w:rsidRPr="008740A0" w:rsidRDefault="00000000" w:rsidP="00AA3AAE">
      <w:pPr>
        <w:pStyle w:val="Heading1"/>
        <w:jc w:val="both"/>
        <w:rPr>
          <w:rFonts w:cstheme="majorHAnsi"/>
          <w:color w:val="auto"/>
        </w:rPr>
      </w:pPr>
      <w:bookmarkStart w:id="0" w:name="abstract"/>
      <w:bookmarkStart w:id="1" w:name="_Toc229045882"/>
      <w:r w:rsidRPr="008740A0">
        <w:rPr>
          <w:rFonts w:cstheme="majorHAnsi"/>
          <w:color w:val="auto"/>
        </w:rPr>
        <w:t>Abstract</w:t>
      </w:r>
      <w:bookmarkEnd w:id="1"/>
    </w:p>
    <w:p w14:paraId="7B0E3667" w14:textId="7540D6EF" w:rsidR="006B4E64" w:rsidRPr="008740A0" w:rsidRDefault="006B4E64" w:rsidP="006B4E64">
      <w:pPr>
        <w:pStyle w:val="Heading2"/>
        <w:rPr>
          <w:rFonts w:cstheme="majorHAnsi"/>
        </w:rPr>
      </w:pPr>
      <w:bookmarkStart w:id="2" w:name="_Toc229045883"/>
      <w:r w:rsidRPr="008740A0">
        <w:rPr>
          <w:rFonts w:cstheme="majorHAnsi"/>
        </w:rPr>
        <w:t>Context</w:t>
      </w:r>
      <w:bookmarkEnd w:id="2"/>
    </w:p>
    <w:p w14:paraId="1C4DD857" w14:textId="1F862419"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Monitoring, Reporting and Verification (MRV) is an emerging tool in environmental markets and is used within payment schemes and policy instruments to monitor, report and verify environmental outcomes required for compliance.</w:t>
      </w:r>
    </w:p>
    <w:p w14:paraId="6CA8B493" w14:textId="3CB61984" w:rsidR="006B4E64" w:rsidRPr="008740A0" w:rsidRDefault="006B4E64" w:rsidP="006B4E64">
      <w:pPr>
        <w:pStyle w:val="Heading2"/>
        <w:rPr>
          <w:rFonts w:cstheme="majorHAnsi"/>
        </w:rPr>
      </w:pPr>
      <w:bookmarkStart w:id="3" w:name="_Toc229045884"/>
      <w:r w:rsidRPr="008740A0">
        <w:rPr>
          <w:rFonts w:cstheme="majorHAnsi"/>
        </w:rPr>
        <w:t>Gap of knowledge</w:t>
      </w:r>
      <w:bookmarkEnd w:id="3"/>
    </w:p>
    <w:p w14:paraId="717154D9" w14:textId="5C9D745E"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For soils, this procedure is mainly known for carbon market but barely studied.</w:t>
      </w:r>
    </w:p>
    <w:p w14:paraId="0F4947B5" w14:textId="53D2D3B7" w:rsidR="006B4E64" w:rsidRPr="008740A0" w:rsidRDefault="006B4E64" w:rsidP="006B4E64">
      <w:pPr>
        <w:pStyle w:val="Heading2"/>
        <w:rPr>
          <w:rFonts w:cstheme="majorHAnsi"/>
        </w:rPr>
      </w:pPr>
      <w:bookmarkStart w:id="4" w:name="_Toc229045885"/>
      <w:r w:rsidRPr="008740A0">
        <w:rPr>
          <w:rFonts w:cstheme="majorHAnsi"/>
        </w:rPr>
        <w:t>Research question</w:t>
      </w:r>
      <w:bookmarkEnd w:id="4"/>
    </w:p>
    <w:p w14:paraId="23D10178" w14:textId="2B865CA8"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The objective of this study is to fill this gap of knowledge and </w:t>
      </w:r>
      <w:r w:rsidR="002D3D92" w:rsidRPr="008740A0">
        <w:rPr>
          <w:rFonts w:asciiTheme="majorHAnsi" w:hAnsiTheme="majorHAnsi" w:cstheme="majorHAnsi"/>
        </w:rPr>
        <w:t>establish</w:t>
      </w:r>
      <w:r w:rsidRPr="008740A0">
        <w:rPr>
          <w:rFonts w:asciiTheme="majorHAnsi" w:hAnsiTheme="majorHAnsi" w:cstheme="majorHAnsi"/>
        </w:rPr>
        <w:t xml:space="preserve"> a typology of MRV procedures including soil aspects.</w:t>
      </w:r>
    </w:p>
    <w:p w14:paraId="594193DF" w14:textId="19BA380D" w:rsidR="006B4E64" w:rsidRPr="008740A0" w:rsidRDefault="006B4E64" w:rsidP="006B4E64">
      <w:pPr>
        <w:pStyle w:val="Heading2"/>
        <w:rPr>
          <w:rFonts w:cstheme="majorHAnsi"/>
        </w:rPr>
      </w:pPr>
      <w:bookmarkStart w:id="5" w:name="_Toc229045886"/>
      <w:r w:rsidRPr="008740A0">
        <w:rPr>
          <w:rFonts w:cstheme="majorHAnsi"/>
        </w:rPr>
        <w:lastRenderedPageBreak/>
        <w:t>Materials and methods</w:t>
      </w:r>
      <w:bookmarkEnd w:id="5"/>
    </w:p>
    <w:p w14:paraId="24321D28" w14:textId="3A79E8F0"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We combine three methodologies to map them: the classical article review, webscraping and a search with a</w:t>
      </w:r>
      <w:r w:rsidR="002D3D92" w:rsidRPr="008740A0">
        <w:rPr>
          <w:rFonts w:asciiTheme="majorHAnsi" w:hAnsiTheme="majorHAnsi" w:cstheme="majorHAnsi"/>
        </w:rPr>
        <w:t>n</w:t>
      </w:r>
      <w:r w:rsidRPr="008740A0">
        <w:rPr>
          <w:rFonts w:asciiTheme="majorHAnsi" w:hAnsiTheme="majorHAnsi" w:cstheme="majorHAnsi"/>
        </w:rPr>
        <w:t xml:space="preserve"> Artificial Intelligence browser. We also develop a decision tool to help the future user to select the adequat MRV procedure.</w:t>
      </w:r>
    </w:p>
    <w:p w14:paraId="180506BE" w14:textId="357394B8" w:rsidR="006B4E64" w:rsidRPr="008740A0" w:rsidRDefault="006B4E64" w:rsidP="006B4E64">
      <w:pPr>
        <w:pStyle w:val="Heading2"/>
        <w:rPr>
          <w:rFonts w:cstheme="majorHAnsi"/>
        </w:rPr>
      </w:pPr>
      <w:bookmarkStart w:id="6" w:name="_Toc229045887"/>
      <w:r w:rsidRPr="008740A0">
        <w:rPr>
          <w:rFonts w:cstheme="majorHAnsi"/>
        </w:rPr>
        <w:t>Results</w:t>
      </w:r>
      <w:bookmarkEnd w:id="6"/>
    </w:p>
    <w:p w14:paraId="319542BA" w14:textId="4E9EBB0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found 96 MRV procedures. Few information was available. Most of the MRV procedures take place at local scale, in agriculture areas, answering voluntary carbon market and </w:t>
      </w:r>
      <w:proofErr w:type="gramStart"/>
      <w:r w:rsidRPr="008740A0">
        <w:rPr>
          <w:rFonts w:asciiTheme="majorHAnsi" w:hAnsiTheme="majorHAnsi" w:cstheme="majorHAnsi"/>
        </w:rPr>
        <w:t>so,</w:t>
      </w:r>
      <w:proofErr w:type="gramEnd"/>
      <w:r w:rsidRPr="008740A0">
        <w:rPr>
          <w:rFonts w:asciiTheme="majorHAnsi" w:hAnsiTheme="majorHAnsi" w:cstheme="majorHAnsi"/>
        </w:rPr>
        <w:t xml:space="preserve"> focusing on soil organic matter and carbon. Regarding the reporting and verification part, the results are mainly gathered in a classical report and result-based verified. We define three groups of MRV procedures. With the decision tool, we </w:t>
      </w:r>
      <w:r w:rsidR="005E1183" w:rsidRPr="008740A0">
        <w:rPr>
          <w:rFonts w:asciiTheme="majorHAnsi" w:hAnsiTheme="majorHAnsi" w:cstheme="majorHAnsi"/>
        </w:rPr>
        <w:t>advise</w:t>
      </w:r>
      <w:r w:rsidRPr="008740A0">
        <w:rPr>
          <w:rFonts w:asciiTheme="majorHAnsi" w:hAnsiTheme="majorHAnsi" w:cstheme="majorHAnsi"/>
        </w:rPr>
        <w:t xml:space="preserve"> the user the MRV procedures fitted with his/her context.</w:t>
      </w:r>
    </w:p>
    <w:p w14:paraId="2D5DC3BA" w14:textId="03FBD6AE" w:rsidR="006B4E64" w:rsidRPr="008740A0" w:rsidRDefault="006B4E64" w:rsidP="006B4E64">
      <w:pPr>
        <w:pStyle w:val="Heading2"/>
        <w:rPr>
          <w:rFonts w:cstheme="majorHAnsi"/>
        </w:rPr>
      </w:pPr>
      <w:bookmarkStart w:id="7" w:name="_Toc229045888"/>
      <w:r w:rsidRPr="008740A0">
        <w:rPr>
          <w:rFonts w:cstheme="majorHAnsi"/>
        </w:rPr>
        <w:t>Discussion</w:t>
      </w:r>
      <w:bookmarkEnd w:id="7"/>
    </w:p>
    <w:p w14:paraId="462DA014" w14:textId="17D12C5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This study highlights the lack of transparency in MRV procedures</w:t>
      </w:r>
      <w:r w:rsidR="002D3D92" w:rsidRPr="008740A0">
        <w:rPr>
          <w:rFonts w:asciiTheme="majorHAnsi" w:hAnsiTheme="majorHAnsi" w:cstheme="majorHAnsi"/>
        </w:rPr>
        <w:t>, the dominance of carbon farming</w:t>
      </w:r>
      <w:r w:rsidRPr="008740A0">
        <w:rPr>
          <w:rFonts w:asciiTheme="majorHAnsi" w:hAnsiTheme="majorHAnsi" w:cstheme="majorHAnsi"/>
        </w:rPr>
        <w:t xml:space="preserve"> and the partial inclusion of soils far from assessing soil health.</w:t>
      </w:r>
    </w:p>
    <w:p w14:paraId="6EA00743" w14:textId="773B768D" w:rsidR="006B4E64" w:rsidRPr="008740A0" w:rsidRDefault="006B4E64" w:rsidP="006B4E64">
      <w:pPr>
        <w:pStyle w:val="Heading2"/>
        <w:rPr>
          <w:rFonts w:cstheme="majorHAnsi"/>
        </w:rPr>
      </w:pPr>
      <w:bookmarkStart w:id="8" w:name="_Toc229045889"/>
      <w:r w:rsidRPr="008740A0">
        <w:rPr>
          <w:rFonts w:cstheme="majorHAnsi"/>
        </w:rPr>
        <w:t>Conclusion</w:t>
      </w:r>
      <w:bookmarkEnd w:id="8"/>
    </w:p>
    <w:p w14:paraId="70A22DE2" w14:textId="6E34CD11" w:rsidR="006B4E64" w:rsidRPr="008740A0" w:rsidRDefault="006B4E64" w:rsidP="00AA3AAE">
      <w:pPr>
        <w:pStyle w:val="BodyText"/>
        <w:jc w:val="both"/>
        <w:rPr>
          <w:rFonts w:asciiTheme="majorHAnsi" w:hAnsiTheme="majorHAnsi" w:cstheme="majorHAnsi"/>
        </w:rPr>
      </w:pPr>
      <w:r w:rsidRPr="008740A0">
        <w:rPr>
          <w:rFonts w:asciiTheme="majorHAnsi" w:hAnsiTheme="majorHAnsi" w:cstheme="majorHAnsi"/>
        </w:rPr>
        <w:t>To add</w:t>
      </w:r>
    </w:p>
    <w:p w14:paraId="5F62F62E" w14:textId="77777777" w:rsidR="00B934FE" w:rsidRPr="008740A0" w:rsidRDefault="00000000" w:rsidP="00AA3AAE">
      <w:pPr>
        <w:pStyle w:val="Heading1"/>
        <w:jc w:val="both"/>
        <w:rPr>
          <w:rFonts w:cstheme="majorHAnsi"/>
          <w:color w:val="auto"/>
        </w:rPr>
      </w:pPr>
      <w:bookmarkStart w:id="9" w:name="introduction"/>
      <w:bookmarkStart w:id="10" w:name="_Toc229045890"/>
      <w:bookmarkEnd w:id="0"/>
      <w:r w:rsidRPr="008740A0">
        <w:rPr>
          <w:rFonts w:cstheme="majorHAnsi"/>
          <w:color w:val="auto"/>
        </w:rPr>
        <w:t>1. Introduction</w:t>
      </w:r>
      <w:bookmarkEnd w:id="10"/>
    </w:p>
    <w:p w14:paraId="728B3785" w14:textId="77777777" w:rsidR="00B934FE" w:rsidRPr="008740A0" w:rsidRDefault="00000000" w:rsidP="00AA3AAE">
      <w:pPr>
        <w:pStyle w:val="Heading2"/>
        <w:jc w:val="both"/>
        <w:rPr>
          <w:rFonts w:cstheme="majorHAnsi"/>
          <w:color w:val="auto"/>
        </w:rPr>
      </w:pPr>
      <w:bookmarkStart w:id="11" w:name="actions-to-promote-soils"/>
      <w:bookmarkStart w:id="12" w:name="_Toc229045891"/>
      <w:r w:rsidRPr="008740A0">
        <w:rPr>
          <w:rFonts w:cstheme="majorHAnsi"/>
          <w:color w:val="auto"/>
        </w:rPr>
        <w:t>1.1. Actions to promote soils</w:t>
      </w:r>
      <w:bookmarkEnd w:id="12"/>
    </w:p>
    <w:p w14:paraId="61DDF056" w14:textId="1E96004F"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Numerous solutions to preserve or restore soils are applied by stakeholders such as adopting </w:t>
      </w:r>
      <w:proofErr w:type="spellStart"/>
      <w:r w:rsidRPr="008740A0">
        <w:rPr>
          <w:rFonts w:asciiTheme="majorHAnsi" w:hAnsiTheme="majorHAnsi" w:cstheme="majorHAnsi"/>
        </w:rPr>
        <w:t>agro</w:t>
      </w:r>
      <w:proofErr w:type="spellEnd"/>
      <w:r w:rsidRPr="008740A0">
        <w:rPr>
          <w:rFonts w:asciiTheme="majorHAnsi" w:hAnsiTheme="majorHAnsi" w:cstheme="majorHAnsi"/>
        </w:rPr>
        <w:t xml:space="preserve">-ecological practices, de-sealing or planting trees </w:t>
      </w:r>
      <w:r w:rsidR="005E1183" w:rsidRPr="008740A0">
        <w:rPr>
          <w:rFonts w:asciiTheme="majorHAnsi" w:hAnsiTheme="majorHAnsi" w:cstheme="majorHAnsi"/>
        </w:rPr>
        <w:fldChar w:fldCharType="begin"/>
      </w:r>
      <w:r w:rsidR="005E1183" w:rsidRPr="008740A0">
        <w:rPr>
          <w:rFonts w:asciiTheme="majorHAnsi" w:hAnsiTheme="majorHAnsi" w:cstheme="majorHAnsi"/>
        </w:rPr>
        <w:instrText xml:space="preserve"> ADDIN ZOTERO_ITEM CSL_CITATION {"citationID":"jI33jj6U","properties":{"formattedCitation":"(Altieri et al., 2015; B\\uc0\\u225{}rcena et al., 2014; Vieillard et al., 2024)","plainCitation":"(Altieri et al., 2015; Bárcena et al., 2014; Vieillard et al., 2024)","noteIndex":0},"citationItems":[{"id":2872,"uris":["http://zotero.org/users/12055122/items/GRA7VUH4"],"itemData":{"id":2872,"type":"article-journal","container-title":"Agronomy for Sustainable Development","DOI":"10.1007/s13593-015-0285-2","ISSN":"1774-0746, 1773-0155","issue":"3","journalAbbreviation":"Agron. Sustain. Dev.","language":"en","page":"869-890","source":"DOI.org (Crossref)","title":"Agroecology and the design of climate change-resilient farming systems","volume":"35","author":[{"family":"Altieri","given":"Miguel A."},{"family":"Nicholls","given":"Clara I."},{"family":"Henao","given":"Alejandro"},{"family":"Lana","given":"Marcos A."}],"issued":{"date-parts":[["2015",7]]}}},{"id":2869,"uris":["http://zotero.org/users/12055122/items/MPU9DQHA"],"itemData":{"id":2869,"type":"article-journal","abstract":"Abstract\n            \n              Northern Europe supports large soil organic carbon (\n              SOC\n              ) pools and has been subjected to high frequency of land‐use changes during the past decades. However, this region has not been well represented in previous large‐scale syntheses of land‐use change effects on\n              SOC\n              , especially regarding effects of afforestation. Therefore, we conducted a meta‐analysis of\n              SOC\n              stock change following afforestation in Northern Europe. Response ratios were calculated for forest floors and mineral soils (0–10 cm and 0–20/30 cm layers) based on paired control (former land use) and afforested plots. We analyzed the influence of forest age, former land‐use, forest type, and soil textural class. Three major improvements were incorporated in the meta‐analysis: analysis of major interaction groups, evaluation of the influence of nonindependence between samples according to study design, and mass correction. Former land use was a major factor contributing to changes in\n              SOC\n              after afforestation. In former croplands,\n              SOC\n              change differed between soil layers and was significantly positive (20%) in the 0–10 cm layer. Afforestation of former grasslands had a small negative (nonsignificant) effect indicating limited\n              SOC\n              change following this land‐use change within the region. Forest floors enhanced the positive effects of afforestation on\n              SOC\n              , especially with conifers. Meta‐estimates calculated for the periods &lt;30 years and &gt;30 years since afforestation revealed a shift from initial loss to later gain of\n              SOC\n              . The interaction group analysis indicated that meta‐estimates in former land‐use, forest type, and soil textural class alone were either offset or enhanced when confounding effects among variable classes were considered. Furthermore, effect sizes were slightly overestimated if sample dependence was not accounted for and if no mass correction was performed. We conclude that significant\n              SOC\n              sequestration in Northern Europe occurs after afforestation of croplands and not grasslands, and changes are small within a 30‐year perspective.","container-title":"Global Change Biology","DOI":"10.1111/gcb.12576","ISSN":"1354-1013, 1365-2486","issue":"8","journalAbbreviation":"Global Change Biology","language":"en"</w:instrText>
      </w:r>
      <w:r w:rsidR="005E1183" w:rsidRPr="008740A0">
        <w:rPr>
          <w:rFonts w:asciiTheme="majorHAnsi" w:hAnsiTheme="majorHAnsi" w:cstheme="majorHAnsi"/>
          <w:lang w:val="en-GB"/>
        </w:rPr>
        <w:instrText xml:space="preserve">,"license":"http://onlinelibrary.wiley.com/termsAndConditions#vor","page":"2393-2405","source":"DOI.org (Crossref)","title":"Soil carbon stock change following afforestation in Northern Europe: a meta‐analysis","title-short":"Soil carbon stock change following afforestation in Northern Europe","volume":"20","author":[{"family":"Bárcena","given":"T. G."},{"family":"Kiær","given":"L. P."},{"family":"Vesterdal","given":"L."},{"family":"Stefánsdóttir","given":"H. M."},{"family":"Gundersen","given":"P."},{"family":"Sigurdsson","given":"B. D."}],"issued":{"date-parts":[["2014",8]]}}},{"id":2870,"uris":["http://zotero.org/users/12055122/items/MVRFNUCD"],"itemData":{"id":2870,"type":"article-journal","container-title":"Geoderma Regional","DOI":"10.1016/j.geodrs.2024.e00854","ISSN":"23520094","journalAbbreviation":"Geoderma Regional","language":"en","page":"e00854","source":"DOI.org (Crossref)","title":"Impacts of soil de-sealing practices on urban land-uses, soil functions and ecosystem services in French cities","volume":"38","author":[{"family":"Vieillard","given":"Claire"},{"family":"Vidal-Beaudet","given":"Laure"},{"family":"Dagois","given":"Robin"},{"family":"Lothode","given":"Maïwenn"},{"family":"Vadepied","given":"François"},{"family":"Gontier","given":"Mathieu"},{"family":"Schwartz","given":"Christophe"},{"family":"Ouvrard","given":"Stéphanie"}],"issued":{"date-parts":[["2024",9]]}}}],"schema":"https://github.com/citation-style-language/schema/raw/master/csl-citation.json"} </w:instrText>
      </w:r>
      <w:r w:rsidR="005E1183" w:rsidRPr="008740A0">
        <w:rPr>
          <w:rFonts w:asciiTheme="majorHAnsi" w:hAnsiTheme="majorHAnsi" w:cstheme="majorHAnsi"/>
        </w:rPr>
        <w:fldChar w:fldCharType="separate"/>
      </w:r>
      <w:r w:rsidR="005E1183" w:rsidRPr="008740A0">
        <w:rPr>
          <w:rFonts w:asciiTheme="majorHAnsi" w:hAnsiTheme="majorHAnsi" w:cstheme="majorHAnsi"/>
          <w:lang w:val="en-GB"/>
        </w:rPr>
        <w:t>(Altieri et al., 2015; Bárcena et al., 2014; Vieillard et al., 2024)</w:t>
      </w:r>
      <w:r w:rsidR="005E1183" w:rsidRPr="008740A0">
        <w:rPr>
          <w:rFonts w:asciiTheme="majorHAnsi" w:hAnsiTheme="majorHAnsi" w:cstheme="majorHAnsi"/>
        </w:rPr>
        <w:fldChar w:fldCharType="end"/>
      </w:r>
      <w:r w:rsidR="005E1183" w:rsidRPr="008740A0">
        <w:rPr>
          <w:rFonts w:asciiTheme="majorHAnsi" w:hAnsiTheme="majorHAnsi" w:cstheme="majorHAnsi"/>
        </w:rPr>
        <w:t>.</w:t>
      </w:r>
      <w:r w:rsidRPr="008740A0">
        <w:rPr>
          <w:rFonts w:asciiTheme="majorHAnsi" w:hAnsiTheme="majorHAnsi" w:cstheme="majorHAnsi"/>
        </w:rPr>
        <w:t xml:space="preserve"> Another example is regenerative agriculture that is a promising approach to re-establish soils’ natural processes while providing important ecosystem services and encompasses a suite of practices aimed at restoring and enhancing soil health </w:t>
      </w:r>
      <w:r w:rsidR="005E1183" w:rsidRPr="008740A0">
        <w:rPr>
          <w:rFonts w:asciiTheme="majorHAnsi" w:hAnsiTheme="majorHAnsi" w:cstheme="majorHAnsi"/>
        </w:rPr>
        <w:fldChar w:fldCharType="begin"/>
      </w:r>
      <w:r w:rsidR="00250FED" w:rsidRPr="008740A0">
        <w:rPr>
          <w:rFonts w:asciiTheme="majorHAnsi" w:hAnsiTheme="majorHAnsi" w:cstheme="majorHAnsi"/>
        </w:rPr>
        <w:instrText xml:space="preserve"> ADDIN ZOTERO_ITEM CSL_CITATION {"citationID":"W2di1214","properties":{"formattedCitation":"(Khangura et al., 2023; Sher et al., 2024)","plainCitation":"(Khangura et al., 2023; Sher et al., 2024)","noteIndex":0},"citationItems":[{"id":3017,"uris":["http://zotero.org/users/12055122/items/TMHZHI5B"],"itemData":{"id":3017,"type":"article-journal","abstract":"Conventional farming practices can lead to soil degradation and a decline in productivity. Regenerative agriculture (RA) is purported by advocates as a solution to these issues that focuses on soil health and carbon sequestration. The fundamental principles of RA are to keep the soil covered, minimise soil disturbance, preserve living roots in the soil year round, increase species diversity, integrate livestock, and limit or eliminate the use of synthetic compounds (such as herbicides and fertilisers). The overall objectives are to rejuvenate the soil and land and provide environmental, economic, and social benefits to the wider community. Despite the purported benefits of RA, a vast majority of growers are reluctant to adopt these practices due to a lack of empirical evidence on the claimed benefits and profitability. We examined the reported benefits and mechanisms associated with RA against available scientific data. The literature suggests that agricultural practices such as minimum tillage, residue retention, and cover cropping can improve soil carbon, crop yield, and soil health in certain climatic zones and soil types. Excessive use of synthetic chemicals can lead to biodiversity loss and ecosystem degradation. Combining livestock with cropping and agroforestry in the same landscape can increase soil carbon and provide several co-benefits. However, the benefits of RA practices can vary among different agroecosystems and may not necessarily be applicable across multiple agroecological regions. Our recommendation is to implement rigorous long-term farming system trials to compare conventional and RA practices in order to build knowledge on the benefits and mechanisms associated with RA on regional scales. This will provide growers and policy-makers with an evidence base from which to make informed decisions about adopting RA practices to realise their social and economic benefits and achieve resilience against climate change.","container-title":"Sustainability","DOI":"10.3390/su15032338","ISSN":"2071-1050","issue":"3","journalAbbreviation":"Sustainability","language":"en","license":"https://creativecommons.org/licenses/by/4.0/","page":"2338","source":"DOI.org (Crossref)","title":"Regenerative Agriculture—A Literature Review on the Practices and Mechanisms Used to Improve Soil Health","volume":"15","author":[{"family":"Khangura","given":"Ravjit"},{"family":"Ferris","given":"David"},{"family":"Wagg","given":"Cameron"},{"family":"Bowyer","given":"Jamie"}],"issued":{"date-parts":[["2023",1,27]]}}},{"id":3015,"uris":["http://zotero.org/users/12055122/items/IR94DU42"],"itemData":{"id":3015,"type":"article-journal","container-title":"Discover Sustainability","DOI":"10.1007/s43621-024-00662-z","ISSN":"2662-9984","issue":"1","journalAbbreviation":"Discov Sustain","language":"en","page":"462","source":"DOI.org (Crossref)","title":"Importance of regenerative agriculture: climate, soil health, biodiversity and its socioecological impact","title-short":"Importance of regenerative agriculture","volume":"5","author":[{"family":"Sher","given":"Alam"},{"family":"Li","given":"Hongxing"},{"family":"Ullah","given":"Aman"},{"family":"Hamid","given":"Yasir"},{"family":"Nasir","given":"Bukhtawer"},{"family":"Zhang","given":"Jiwang"}],"issued":{"date-parts":[["2024",12,4]]}}}],"schema":"https://github.com/citation-style-language/schema/raw/master/csl-citation.json"} </w:instrText>
      </w:r>
      <w:r w:rsidR="005E1183" w:rsidRPr="008740A0">
        <w:rPr>
          <w:rFonts w:asciiTheme="majorHAnsi" w:hAnsiTheme="majorHAnsi" w:cstheme="majorHAnsi"/>
        </w:rPr>
        <w:fldChar w:fldCharType="separate"/>
      </w:r>
      <w:r w:rsidR="00250FED" w:rsidRPr="008740A0">
        <w:rPr>
          <w:rFonts w:asciiTheme="majorHAnsi" w:hAnsiTheme="majorHAnsi" w:cstheme="majorHAnsi"/>
        </w:rPr>
        <w:t>(Khangura et al., 2023; Sher et al., 2024)</w:t>
      </w:r>
      <w:r w:rsidR="005E1183" w:rsidRPr="008740A0">
        <w:rPr>
          <w:rFonts w:asciiTheme="majorHAnsi" w:hAnsiTheme="majorHAnsi" w:cstheme="majorHAnsi"/>
        </w:rPr>
        <w:fldChar w:fldCharType="end"/>
      </w:r>
      <w:r w:rsidRPr="008740A0">
        <w:rPr>
          <w:rFonts w:asciiTheme="majorHAnsi" w:hAnsiTheme="majorHAnsi" w:cstheme="majorHAnsi"/>
        </w:rPr>
        <w:t>.</w:t>
      </w:r>
    </w:p>
    <w:p w14:paraId="1A59F95F" w14:textId="77777777" w:rsidR="00B934FE" w:rsidRPr="008740A0" w:rsidRDefault="00000000" w:rsidP="00AA3AAE">
      <w:pPr>
        <w:pStyle w:val="Heading2"/>
        <w:jc w:val="both"/>
        <w:rPr>
          <w:rFonts w:cstheme="majorHAnsi"/>
          <w:color w:val="auto"/>
        </w:rPr>
      </w:pPr>
      <w:bookmarkStart w:id="13" w:name="green-washing-risks"/>
      <w:bookmarkStart w:id="14" w:name="_Toc229045892"/>
      <w:bookmarkEnd w:id="11"/>
      <w:r w:rsidRPr="008740A0">
        <w:rPr>
          <w:rFonts w:cstheme="majorHAnsi"/>
          <w:color w:val="auto"/>
        </w:rPr>
        <w:t>1.2. Green washing risks</w:t>
      </w:r>
      <w:bookmarkEnd w:id="14"/>
    </w:p>
    <w:p w14:paraId="08C07B18" w14:textId="54ECE463"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To create an incentive for land managers to preserve and restore soils, a few instruments are currently available. On a global level, voluntary carbon markets have been evolving as a major instrument allowing to generate and trade certificates as credits that help to finance the adoption of more sustainable agricultural practices </w:t>
      </w:r>
      <w:r w:rsidR="002A79BD" w:rsidRPr="008740A0">
        <w:rPr>
          <w:rFonts w:asciiTheme="majorHAnsi" w:hAnsiTheme="majorHAnsi" w:cstheme="majorHAnsi"/>
        </w:rPr>
        <w:fldChar w:fldCharType="begin"/>
      </w:r>
      <w:r w:rsidR="002A79BD" w:rsidRPr="008740A0">
        <w:rPr>
          <w:rFonts w:asciiTheme="majorHAnsi" w:hAnsiTheme="majorHAnsi" w:cstheme="majorHAnsi"/>
        </w:rPr>
        <w:instrText xml:space="preserve"> ADDIN ZOTERO_ITEM CSL_CITATION {"citationID":"9tK3gSZe","properties":{"formattedCitation":"(Batjes et al., 2024)","plainCitation":"(Batjes et al., 2024)","noteIndex":0},"citationItems":[{"id":2839,"uris":["http://zotero.org/users/12055122/items/PBHDU6DX"],"itemData":{"id":2839,"type":"article-journal","container-title":"Carbon Management","DOI":"10.1080/17583004.2024.2410812","ISSN":"1758-3004, 1758-3012","issue":"1","journalAbbreviation":"Carbon Management","language":"en","page":"2410812","source":"DOI.org (Crossref)","title":"Towards a modular, multi-ecosystem monitoring, reporting and verification (MRV) framework for soil organic carbon stock change assessment","volume":"15","author":[{"family":"Batjes","given":"Niels H."},{"family":"Ceschia","given":"Eric"},{"family":"Heuvelink","given":"Gerard B.M."},{"family":"Demenois","given":"Julien"},{"family":"Le Maire","given":"Guerric"},{"family":"Cardinael","given":"Rémi"},{"family":"Arias-Navarro","given":"Cristina"},{"family":"Van Egmond","given":"Fenny"}],"issued":{"date-parts":[["2024",12,31]]}}}],"schema":"https://github.com/citation-style-language/schema/raw/master/csl-citation.json"} </w:instrText>
      </w:r>
      <w:r w:rsidR="002A79BD" w:rsidRPr="008740A0">
        <w:rPr>
          <w:rFonts w:asciiTheme="majorHAnsi" w:hAnsiTheme="majorHAnsi" w:cstheme="majorHAnsi"/>
        </w:rPr>
        <w:fldChar w:fldCharType="separate"/>
      </w:r>
      <w:r w:rsidR="002A79BD" w:rsidRPr="008740A0">
        <w:rPr>
          <w:rFonts w:asciiTheme="majorHAnsi" w:hAnsiTheme="majorHAnsi" w:cstheme="majorHAnsi"/>
        </w:rPr>
        <w:t>(Batjes et al., 2024)</w:t>
      </w:r>
      <w:r w:rsidR="002A79BD" w:rsidRPr="008740A0">
        <w:rPr>
          <w:rFonts w:asciiTheme="majorHAnsi" w:hAnsiTheme="majorHAnsi" w:cstheme="majorHAnsi"/>
        </w:rPr>
        <w:fldChar w:fldCharType="end"/>
      </w:r>
      <w:r w:rsidRPr="008740A0">
        <w:rPr>
          <w:rFonts w:asciiTheme="majorHAnsi" w:hAnsiTheme="majorHAnsi" w:cstheme="majorHAnsi"/>
        </w:rPr>
        <w:t>. A carbon credit is a certificate that represents one ton of CO2-equivalent and is the common trading unit on carbon markets (</w:t>
      </w:r>
      <w:hyperlink r:id="rId9">
        <w:r w:rsidR="00B934FE" w:rsidRPr="008740A0">
          <w:rPr>
            <w:rStyle w:val="Hyperlink"/>
            <w:rFonts w:asciiTheme="majorHAnsi" w:hAnsiTheme="majorHAnsi" w:cstheme="majorHAnsi"/>
            <w:color w:val="auto"/>
          </w:rPr>
          <w:t>https://www.offsetguide.org/understanding-carbon-offsets/what-is-a-carbon-offset/</w:t>
        </w:r>
      </w:hyperlink>
      <w:r w:rsidRPr="008740A0">
        <w:rPr>
          <w:rFonts w:asciiTheme="majorHAnsi" w:hAnsiTheme="majorHAnsi" w:cstheme="majorHAnsi"/>
        </w:rPr>
        <w:t>). Credits are generated from projects which implement regenerative farming practices, afforestation, reforestation and natural regeneration or peatland restoration and conservation measures.</w:t>
      </w:r>
    </w:p>
    <w:p w14:paraId="5B3F096E" w14:textId="20B1F66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lastRenderedPageBreak/>
        <w:t xml:space="preserve">However, carbon offsetting projects were deemed to under deliver on the expected climate mitigation outcomes leading to the numerous green washing i.e. when actions to preserve environment (as mitigating climate change) do not attain what the stakeholder claims </w:t>
      </w:r>
      <w:r w:rsidR="002A79BD" w:rsidRPr="008740A0">
        <w:rPr>
          <w:rFonts w:asciiTheme="majorHAnsi" w:hAnsiTheme="majorHAnsi" w:cstheme="majorHAnsi"/>
        </w:rPr>
        <w:fldChar w:fldCharType="begin"/>
      </w:r>
      <w:r w:rsidR="002A79BD" w:rsidRPr="008740A0">
        <w:rPr>
          <w:rFonts w:asciiTheme="majorHAnsi" w:hAnsiTheme="majorHAnsi" w:cstheme="majorHAnsi"/>
        </w:rPr>
        <w:instrText xml:space="preserve"> ADDIN ZOTERO_ITEM CSL_CITATION {"citationID":"XZk1ZZo4","properties":{"formattedCitation":"(Trouwloon et al., 2023)","plainCitation":"(Trouwloon et al., 2023)","noteIndex":0},"citationItems":[{"id":3022,"uris":["http://zotero.org/users/12055122/items/W78WW5BU"],"itemData":{"id":3022,"type":"article-journal","abstract":"Abstract\n            Worldwide, companies are increasingly making claims about their current climate efforts and their future mitigation commitments. These claims tend to be underpinned by carbon credits issued in voluntary carbon markets to offset emissions. Corporate climate claims are largely unregulated which means that they are often (perceived to be) misleading and deceptive. As such, corporate climate claims risk undermining, rather than contributing to, global climate mitigation. This paper takes as its point of departure the proposition that a better understanding of corporate climate claims is needed to govern such claims in a manner that adequately addresses potential greenwashing risks. To that end, the paper reviews the nascent literature on corporate climate claims relying on the use of voluntary carbon credits. Drawing on the reviewed literature, three key dimensions of corporate climate claims as related to carbon credits are discussed: 1) the intended use of carbon credits: offsetting versus non‐offsetting claims; 2) the framing and meaning of headline terms: net‐zero versus carbon neutral claims; and 3) the status of the claim: future aspirational commitments versus stated achievements. The paper thereby offers a preliminary categorization of corporate climate claims and discusses risks associated with and governance implications for each of these categories.","container-title":"Global Challenges","DOI":"10.1002/gch2.202200158","ISSN":"2056-6646, 2056-6646","issue":"4","journalAbbreviation":"Global Challenges","language":"en","page":"2200158","source":"DOI.org (Crossref)","title":"Understanding the Use of Carbon Credits by Companies: A Review of the Defining Elements of Corporate Climate Claims","title-short":"Understanding the Use of Carbon Credits by Companies","volume":"7","author":[{"family":"Trouwloon","given":"Danick"},{"family":"Streck","given":"Charlotte"},{"family":"Chagas","given":"Thiago"},{"family":"Martinus","given":"Glenpherd"}],"issued":{"date-parts":[["2023",4]]}}}],"schema":"https://github.com/citation-style-language/schema/raw/master/csl-citation.json"} </w:instrText>
      </w:r>
      <w:r w:rsidR="002A79BD" w:rsidRPr="008740A0">
        <w:rPr>
          <w:rFonts w:asciiTheme="majorHAnsi" w:hAnsiTheme="majorHAnsi" w:cstheme="majorHAnsi"/>
        </w:rPr>
        <w:fldChar w:fldCharType="separate"/>
      </w:r>
      <w:r w:rsidR="002A79BD" w:rsidRPr="008740A0">
        <w:rPr>
          <w:rFonts w:asciiTheme="majorHAnsi" w:hAnsiTheme="majorHAnsi" w:cstheme="majorHAnsi"/>
        </w:rPr>
        <w:t>(Trouwloon et al., 2023)</w:t>
      </w:r>
      <w:r w:rsidR="002A79BD" w:rsidRPr="008740A0">
        <w:rPr>
          <w:rFonts w:asciiTheme="majorHAnsi" w:hAnsiTheme="majorHAnsi" w:cstheme="majorHAnsi"/>
        </w:rPr>
        <w:fldChar w:fldCharType="end"/>
      </w:r>
      <w:r w:rsidRPr="008740A0">
        <w:rPr>
          <w:rFonts w:asciiTheme="majorHAnsi" w:hAnsiTheme="majorHAnsi" w:cstheme="majorHAnsi"/>
        </w:rPr>
        <w:t>. These scandals discredit the effectiveness of carbon credits as a means to achieve climate mitigation</w:t>
      </w:r>
      <w:r w:rsidR="002A79BD" w:rsidRPr="008740A0">
        <w:rPr>
          <w:rFonts w:asciiTheme="majorHAnsi" w:hAnsiTheme="majorHAnsi" w:cstheme="majorHAnsi"/>
        </w:rPr>
        <w:t xml:space="preserve"> </w:t>
      </w:r>
      <w:r w:rsidR="002A79BD" w:rsidRPr="008740A0">
        <w:rPr>
          <w:rFonts w:asciiTheme="majorHAnsi" w:hAnsiTheme="majorHAnsi" w:cstheme="majorHAnsi"/>
        </w:rPr>
        <w:fldChar w:fldCharType="begin"/>
      </w:r>
      <w:r w:rsidR="002A79BD" w:rsidRPr="008740A0">
        <w:rPr>
          <w:rFonts w:asciiTheme="majorHAnsi" w:hAnsiTheme="majorHAnsi" w:cstheme="majorHAnsi"/>
        </w:rPr>
        <w:instrText xml:space="preserve"> ADDIN ZOTERO_ITEM CSL_CITATION {"citationID":"uGQDlhhT","properties":{"formattedCitation":"(Probst et al., 2024; Schreefel et al., 2023; Trencher et al., 2024)","plainCitation":"(Probst et al., 2024; Schreefel et al., 2023; Trencher et al., 2024)","noteIndex":0},"citationItems":[{"id":3019,"uris":["http://zotero.org/users/12055122/items/GNGL3ZU3"],"itemData":{"id":3019,"type":"article-journal","abstract":"Abstract\n            \n              Carbon markets play an important role in firms’ and governments’ climate strategies. Carbon crediting mechanisms allow project developers to earn carbon credits through mitigation projects. Several studies have raised concerns about environmental integrity, though a systematic evaluation is missing. We synthesized studies relying on experimental or rigorous observational methods, covering 14 studies on 2346 carbon mitigation projects and 51 studies investigating similar field interventions implemented without issuing carbon credits. The analysis covers one-fifth of the credit volume issued to date, almost 1 billion tons of CO\n              2\n              e. We estimate that less than 16% of the carbon credits issued to the investigated projects constitute real emission reductions, with 11% for cookstoves, 16% for SF\n              6\n              destruction, 25% for avoided deforestation, 68% for HFC-23 abatement, and no statistically significant emission reductions from wind power and improved forest management projects. Carbon crediting mechanisms need to be reformed fundamentally to meaningfully contribute to climate change mitigation.","container-title":"Nature Communications","DOI":"10.1038/s41467-024-53645-z","ISSN":"2041-1723","issue":"1","journalAbbreviation":"Nat Commun","language":"en","page":"9562","source":"DOI.org (Crossref)","title":"Systematic assessment of the achieved emission reductions of carbon crediting projects","volume":"15","author":[{"family":"Probst","given":"Benedict S."},{"family":"Toetzke","given":"Malte"},{"family":"Kontoleon","given":"Andreas"},{"family":"Díaz Anadón","given":"Laura"},{"family":"Minx","given":"Jan C."},{"family":"Haya","given":"Barbara K."},{"family":"Schneider","given":"Lambert"},{"family":"Trotter","given":"Philipp A."},{"family":"West","given":"Thales A. P."},{"family":"Gill-Wiehl","given":"Annelise"},{"family":"Hoffmann","given":"Volker H."}],"issued":{"date-parts":[["2024",11,14]]}}},{"id":266,"uris":["http://zotero.org/users/12055122</w:instrText>
      </w:r>
      <w:r w:rsidR="002A79BD" w:rsidRPr="008740A0">
        <w:rPr>
          <w:rFonts w:asciiTheme="majorHAnsi" w:hAnsiTheme="majorHAnsi" w:cstheme="majorHAnsi"/>
          <w:lang w:val="en-GB"/>
        </w:rPr>
        <w:instrText xml:space="preserve">/items/R8GQM6N6"],"itemData":{"id":266,"type":"report","genre":"preprint","note":"DOI: 10.2139/ssrn.4525658","publisher":"SSRN","source":"DOI.org (Crossref)","title":"How to Monitor the ‘Success’ of (Regenerative) Agriculture: A Perspective","title-short":"How to Monitor the ‘Success’ of (Regenerative) Agriculture","URL":"https://www.ssrn.com/abstract=4525658","author":[{"family":"Schreefel","given":"Loekie"},{"family":"Creamer","given":"Rachel E."},{"family":"Van Zanten","given":"Hannah  H.E."},{"family":"De Olde","given":"Evelien M."},{"family":"Pas Schrijver","given":"Annemiek"},{"family":"De Boer","given":"Imke"},{"family":"Schulte","given":"Rogier  P.O."}],"accessed":{"date-parts":[["2023",9,4]]},"issued":{"date-parts":[["2023"]]}}},{"id":3021,"uris":["http://zotero.org/users/12055122/items/YNWXLFHL"],"itemData":{"id":3021,"type":"article-journal","container-title":"Nature Communications","DOI":"10.1038/s41467-024-51151-w","ISSN":"2041-1723","issue":"1","journalAbbreviation":"Nat Commun","language":"en","page":"6863","source":"DOI.org (Crossref)","title":"Demand for low-quality offsets by major companies undermines climate integrity of the voluntary carbon market","volume":"15","author":[{"family":"Trencher","given":"Gregory"},{"family":"Nick","given":"Sascha"},{"family":"Carlson","given":"Jordan"},{"family":"Johnson","given":"Matthew"}],"issued":{"date-parts":[["2024",8,10]]}}}],"schema":"https://github.com/citation-style-language/schema/raw/master/csl-citation.json"} </w:instrText>
      </w:r>
      <w:r w:rsidR="002A79BD" w:rsidRPr="008740A0">
        <w:rPr>
          <w:rFonts w:asciiTheme="majorHAnsi" w:hAnsiTheme="majorHAnsi" w:cstheme="majorHAnsi"/>
        </w:rPr>
        <w:fldChar w:fldCharType="separate"/>
      </w:r>
      <w:r w:rsidR="002A79BD" w:rsidRPr="008740A0">
        <w:rPr>
          <w:rFonts w:asciiTheme="majorHAnsi" w:hAnsiTheme="majorHAnsi" w:cstheme="majorHAnsi"/>
          <w:lang w:val="en-GB"/>
        </w:rPr>
        <w:t>(Probst et al., 2024; Schreefel et al., 2023; Trencher et al., 2024)</w:t>
      </w:r>
      <w:r w:rsidR="002A79BD" w:rsidRPr="008740A0">
        <w:rPr>
          <w:rFonts w:asciiTheme="majorHAnsi" w:hAnsiTheme="majorHAnsi" w:cstheme="majorHAnsi"/>
        </w:rPr>
        <w:fldChar w:fldCharType="end"/>
      </w:r>
      <w:r w:rsidRPr="008740A0">
        <w:rPr>
          <w:rFonts w:asciiTheme="majorHAnsi" w:hAnsiTheme="majorHAnsi" w:cstheme="majorHAnsi"/>
        </w:rPr>
        <w:t>.</w:t>
      </w:r>
    </w:p>
    <w:p w14:paraId="1C59A644" w14:textId="678431FD"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A prominent example is the non-commensurate use of carbon credits to achieve greenhouse gas GHG reductions beyond solely offsetting residual emissions as prescribed in voluntary best-practice guidance </w:t>
      </w:r>
      <w:r w:rsidR="002A79BD" w:rsidRPr="008740A0">
        <w:rPr>
          <w:rFonts w:asciiTheme="majorHAnsi" w:hAnsiTheme="majorHAnsi" w:cstheme="majorHAnsi"/>
        </w:rPr>
        <w:fldChar w:fldCharType="begin"/>
      </w:r>
      <w:r w:rsidR="002A79BD" w:rsidRPr="008740A0">
        <w:rPr>
          <w:rFonts w:asciiTheme="majorHAnsi" w:hAnsiTheme="majorHAnsi" w:cstheme="majorHAnsi"/>
        </w:rPr>
        <w:instrText xml:space="preserve"> ADDIN ZOTERO_ITEM CSL_CITATION {"citationID":"rjQLmRiZ","properties":{"formattedCitation":"(Trouwloon et al., 2023)","plainCitation":"(Trouwloon et al., 2023)","noteIndex":0},"citationItems":[{"id":3022,"uris":["http://zotero.org/users/12055122/items/W78WW5BU"],"itemData":{"id":3022,"type":"article-journal","abstract":"Abstract\n            Worldwide, companies are increasingly making claims about their current climate efforts and their future mitigation commitments. These claims tend to be underpinned by carbon credits issued in voluntary carbon markets to offset emissions. Corporate climate claims are largely unregulated which means that they are often (perceived to be) misleading and deceptive. As such, corporate climate claims risk undermining, rather than contributing to, global climate mitigation. This paper takes as its point of departure the proposition that a better understanding of corporate climate claims is needed to govern such claims in a manner that adequately addresses potential greenwashing risks. To that end, the paper reviews the nascent literature on corporate climate claims relying on the use of voluntary carbon credits. Drawing on the reviewed literature, three key dimensions of corporate climate claims as related to carbon credits are discussed: 1) the intended use of carbon credits: offsetting versus non‐offsetting claims; 2) the framing and meaning of headline terms: net‐zero versus carbon neutral claims; and 3) the status of the claim: future aspirational commitments versus stated achievements. The paper thereby offers a preliminary categorization of corporate climate claims and discusses risks associated with and governance implications for each of these categories.","container-title":"Global Challenges","DOI":"10.1002/gch2.202200158","ISSN":"2056-6646, 2056-6646","issue":"4","journalAbbreviation":"Global Challenges","language":"en","page":"2200158","source":"DOI.org (Crossref)","title":"Understanding the Use of Carbon Credits by Companies: A Review of the Defining Elements of Corporate Climate Claims","title-short":"Understanding the Use of Carbon Credits by Companies","volume":"7","author":[{"family":"Trouwloon","given":"Danick"},{"family":"Streck","given":"Charlotte"},{"family":"Chagas","given":"Thiago"},{"family":"Martinus","given":"Glenpherd"}],"issued":{"date-parts":[["2023",4]]}}}],"schema":"https://github.com/citation-style-language/schema/raw/master/csl-citation.json"} </w:instrText>
      </w:r>
      <w:r w:rsidR="002A79BD" w:rsidRPr="008740A0">
        <w:rPr>
          <w:rFonts w:asciiTheme="majorHAnsi" w:hAnsiTheme="majorHAnsi" w:cstheme="majorHAnsi"/>
        </w:rPr>
        <w:fldChar w:fldCharType="separate"/>
      </w:r>
      <w:r w:rsidR="002A79BD" w:rsidRPr="008740A0">
        <w:rPr>
          <w:rFonts w:asciiTheme="majorHAnsi" w:hAnsiTheme="majorHAnsi" w:cstheme="majorHAnsi"/>
        </w:rPr>
        <w:t>(Trouwloon et al., 2023)</w:t>
      </w:r>
      <w:r w:rsidR="002A79BD" w:rsidRPr="008740A0">
        <w:rPr>
          <w:rFonts w:asciiTheme="majorHAnsi" w:hAnsiTheme="majorHAnsi" w:cstheme="majorHAnsi"/>
        </w:rPr>
        <w:fldChar w:fldCharType="end"/>
      </w:r>
      <w:r w:rsidRPr="008740A0">
        <w:rPr>
          <w:rFonts w:asciiTheme="majorHAnsi" w:hAnsiTheme="majorHAnsi" w:cstheme="majorHAnsi"/>
        </w:rPr>
        <w:t>.</w:t>
      </w:r>
    </w:p>
    <w:p w14:paraId="364C485C" w14:textId="77777777" w:rsidR="00B934FE" w:rsidRPr="008740A0" w:rsidRDefault="00000000" w:rsidP="00AA3AAE">
      <w:pPr>
        <w:pStyle w:val="Heading2"/>
        <w:jc w:val="both"/>
        <w:rPr>
          <w:rFonts w:cstheme="majorHAnsi"/>
          <w:color w:val="auto"/>
        </w:rPr>
      </w:pPr>
      <w:bookmarkStart w:id="15" w:name="X63f04f265e4a939c6e331c302709c1b0020738a"/>
      <w:bookmarkStart w:id="16" w:name="_Toc229045893"/>
      <w:bookmarkEnd w:id="13"/>
      <w:r w:rsidRPr="008740A0">
        <w:rPr>
          <w:rFonts w:cstheme="majorHAnsi"/>
          <w:color w:val="auto"/>
        </w:rPr>
        <w:t>1.3. Monitoring Reporting and Verification procedures (MRVs)</w:t>
      </w:r>
      <w:bookmarkEnd w:id="16"/>
    </w:p>
    <w:p w14:paraId="2780BA1B" w14:textId="74A35A7D"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To avoid </w:t>
      </w:r>
      <w:r w:rsidR="002A79BD" w:rsidRPr="008740A0">
        <w:rPr>
          <w:rFonts w:asciiTheme="majorHAnsi" w:hAnsiTheme="majorHAnsi" w:cstheme="majorHAnsi"/>
        </w:rPr>
        <w:t>green washing</w:t>
      </w:r>
      <w:r w:rsidRPr="008740A0">
        <w:rPr>
          <w:rFonts w:asciiTheme="majorHAnsi" w:hAnsiTheme="majorHAnsi" w:cstheme="majorHAnsi"/>
        </w:rPr>
        <w:t xml:space="preserve">, the effects of the actions that lead to an intended outcome should be monitored in a scientific robust way and the results should be transparently reported and verified. It is the purpose of Monitoring, Reporting and Verification (MRV) procedures. They are frameworks giving indications in the way to assess the impact of an action on an object (ref to add). Regarding soils, the actions are mainly </w:t>
      </w:r>
      <w:proofErr w:type="gramStart"/>
      <w:r w:rsidRPr="008740A0">
        <w:rPr>
          <w:rFonts w:asciiTheme="majorHAnsi" w:hAnsiTheme="majorHAnsi" w:cstheme="majorHAnsi"/>
        </w:rPr>
        <w:t>land</w:t>
      </w:r>
      <w:proofErr w:type="gramEnd"/>
      <w:r w:rsidRPr="008740A0">
        <w:rPr>
          <w:rFonts w:asciiTheme="majorHAnsi" w:hAnsiTheme="majorHAnsi" w:cstheme="majorHAnsi"/>
        </w:rPr>
        <w:t xml:space="preserve"> management as agricultural practices or reforestation and the objects are soil parameters as organic matter content or biodiversity (ref to add). Moreover, MRV centered </w:t>
      </w:r>
      <w:proofErr w:type="gramStart"/>
      <w:r w:rsidRPr="008740A0">
        <w:rPr>
          <w:rFonts w:asciiTheme="majorHAnsi" w:hAnsiTheme="majorHAnsi" w:cstheme="majorHAnsi"/>
        </w:rPr>
        <w:t>of</w:t>
      </w:r>
      <w:proofErr w:type="gramEnd"/>
      <w:r w:rsidRPr="008740A0">
        <w:rPr>
          <w:rFonts w:asciiTheme="majorHAnsi" w:hAnsiTheme="majorHAnsi" w:cstheme="majorHAnsi"/>
        </w:rPr>
        <w:t xml:space="preserve"> other topics such as forest preservation can include the assessment of soil parameters (ref to add).</w:t>
      </w:r>
    </w:p>
    <w:p w14:paraId="107058A1" w14:textId="39D350B1" w:rsidR="00B934FE" w:rsidRPr="008740A0" w:rsidRDefault="00000000" w:rsidP="00AA3AAE">
      <w:pPr>
        <w:pStyle w:val="Heading2"/>
        <w:jc w:val="both"/>
        <w:rPr>
          <w:rFonts w:cstheme="majorHAnsi"/>
          <w:color w:val="auto"/>
        </w:rPr>
      </w:pPr>
      <w:bookmarkStart w:id="17" w:name="X29132f7f721401f8642d70812c66608760513f2"/>
      <w:bookmarkStart w:id="18" w:name="_Toc229045894"/>
      <w:bookmarkEnd w:id="15"/>
      <w:r w:rsidRPr="008740A0">
        <w:rPr>
          <w:rFonts w:cstheme="majorHAnsi"/>
          <w:color w:val="auto"/>
        </w:rPr>
        <w:t>1.4. Gap of knowledge: no broad classification of MRV procedures including soils</w:t>
      </w:r>
      <w:bookmarkEnd w:id="18"/>
    </w:p>
    <w:p w14:paraId="4104E285" w14:textId="554A9792"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MRV procedures seem to not be known by soil stakeholders except in the sector of carbon markets (Batjes et al. 2024). </w:t>
      </w:r>
      <w:proofErr w:type="gramStart"/>
      <w:r w:rsidRPr="008740A0">
        <w:rPr>
          <w:rFonts w:asciiTheme="majorHAnsi" w:hAnsiTheme="majorHAnsi" w:cstheme="majorHAnsi"/>
        </w:rPr>
        <w:t>In particular, MRV</w:t>
      </w:r>
      <w:proofErr w:type="gramEnd"/>
      <w:r w:rsidRPr="008740A0">
        <w:rPr>
          <w:rFonts w:asciiTheme="majorHAnsi" w:hAnsiTheme="majorHAnsi" w:cstheme="majorHAnsi"/>
        </w:rPr>
        <w:t xml:space="preserve"> procedures are an emerging topic in the scientific community. Only some recent projects </w:t>
      </w:r>
      <w:proofErr w:type="gramStart"/>
      <w:r w:rsidRPr="008740A0">
        <w:rPr>
          <w:rFonts w:asciiTheme="majorHAnsi" w:hAnsiTheme="majorHAnsi" w:cstheme="majorHAnsi"/>
        </w:rPr>
        <w:t>as</w:t>
      </w:r>
      <w:proofErr w:type="gramEnd"/>
      <w:r w:rsidRPr="008740A0">
        <w:rPr>
          <w:rFonts w:asciiTheme="majorHAnsi" w:hAnsiTheme="majorHAnsi" w:cstheme="majorHAnsi"/>
        </w:rPr>
        <w:t xml:space="preserve"> BENCHMARKS or MARVIC include MRV procedures</w:t>
      </w:r>
      <w:r w:rsidR="003C3314" w:rsidRPr="008740A0">
        <w:rPr>
          <w:rFonts w:asciiTheme="majorHAnsi" w:hAnsiTheme="majorHAnsi" w:cstheme="majorHAnsi"/>
        </w:rPr>
        <w:t xml:space="preserve"> (reference to add)</w:t>
      </w:r>
      <w:r w:rsidRPr="008740A0">
        <w:rPr>
          <w:rFonts w:asciiTheme="majorHAnsi" w:hAnsiTheme="majorHAnsi" w:cstheme="majorHAnsi"/>
        </w:rPr>
        <w:t>. Thus, there is a need to highlight the MRV procedures existing across the world and to establish a classification. (Batjes et al. 2024) suggested one for MRV related to carbon markets but no classification targeted a larger spectrum of purposes exists. Moreover, the stakeholders involved in these ongoing MRV are neither visible.</w:t>
      </w:r>
    </w:p>
    <w:p w14:paraId="7372CD79" w14:textId="77777777" w:rsidR="00B934FE" w:rsidRPr="008740A0" w:rsidRDefault="00000000" w:rsidP="00AA3AAE">
      <w:pPr>
        <w:pStyle w:val="Heading2"/>
        <w:jc w:val="both"/>
        <w:rPr>
          <w:rFonts w:cstheme="majorHAnsi"/>
          <w:color w:val="auto"/>
        </w:rPr>
      </w:pPr>
      <w:bookmarkStart w:id="19" w:name="presentation-of-the-study"/>
      <w:bookmarkStart w:id="20" w:name="_Toc229045895"/>
      <w:bookmarkEnd w:id="17"/>
      <w:r w:rsidRPr="008740A0">
        <w:rPr>
          <w:rFonts w:cstheme="majorHAnsi"/>
          <w:color w:val="auto"/>
        </w:rPr>
        <w:t>1.5. Presentation of the study</w:t>
      </w:r>
      <w:bookmarkEnd w:id="20"/>
    </w:p>
    <w:p w14:paraId="16418DE6" w14:textId="77777777" w:rsidR="00B934FE" w:rsidRPr="008740A0" w:rsidRDefault="00000000" w:rsidP="00AA3AAE">
      <w:pPr>
        <w:pStyle w:val="Heading3"/>
        <w:jc w:val="both"/>
        <w:rPr>
          <w:rFonts w:cstheme="majorHAnsi"/>
          <w:color w:val="auto"/>
        </w:rPr>
      </w:pPr>
      <w:bookmarkStart w:id="21" w:name="objectives-of-the-study"/>
      <w:bookmarkStart w:id="22" w:name="_Toc229045896"/>
      <w:r w:rsidRPr="008740A0">
        <w:rPr>
          <w:rFonts w:cstheme="majorHAnsi"/>
          <w:color w:val="auto"/>
        </w:rPr>
        <w:t>1.5.1. Objectives of the study</w:t>
      </w:r>
      <w:bookmarkEnd w:id="22"/>
    </w:p>
    <w:p w14:paraId="6BED7C9B" w14:textId="67BCBC3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In the present study, we answer to this gap of knowledge by proposing a wider classification of MRV procedures and highlighting the stakeholders they target. Based on this work, we develop a decision tool to help </w:t>
      </w:r>
      <w:r w:rsidR="002A79BD" w:rsidRPr="008740A0">
        <w:rPr>
          <w:rFonts w:asciiTheme="majorHAnsi" w:hAnsiTheme="majorHAnsi" w:cstheme="majorHAnsi"/>
        </w:rPr>
        <w:t>future</w:t>
      </w:r>
      <w:r w:rsidRPr="008740A0">
        <w:rPr>
          <w:rFonts w:asciiTheme="majorHAnsi" w:hAnsiTheme="majorHAnsi" w:cstheme="majorHAnsi"/>
        </w:rPr>
        <w:t xml:space="preserve"> users to select the right MRV procedure, corresponding to their context. Moreover, we develop a reflection about the development of MRV procedure aiming soil health preservation. Soil health is the capacity of soil to function as a vital living ecosystem that sustains plants, animals, and humans (</w:t>
      </w:r>
      <w:hyperlink r:id="rId10">
        <w:r w:rsidR="00B934FE" w:rsidRPr="008740A0">
          <w:rPr>
            <w:rStyle w:val="Hyperlink"/>
            <w:rFonts w:asciiTheme="majorHAnsi" w:hAnsiTheme="majorHAnsi" w:cstheme="majorHAnsi"/>
            <w:color w:val="auto"/>
          </w:rPr>
          <w:t>https://www.nrcs.usda.gov/wps/portal/nrcs/main/soils/health/</w:t>
        </w:r>
      </w:hyperlink>
      <w:r w:rsidRPr="008740A0">
        <w:rPr>
          <w:rFonts w:asciiTheme="majorHAnsi" w:hAnsiTheme="majorHAnsi" w:cstheme="majorHAnsi"/>
        </w:rPr>
        <w:t>).</w:t>
      </w:r>
    </w:p>
    <w:p w14:paraId="10D22E2A" w14:textId="77777777" w:rsidR="00B934FE" w:rsidRPr="008740A0" w:rsidRDefault="00000000" w:rsidP="00AA3AAE">
      <w:pPr>
        <w:pStyle w:val="Heading3"/>
        <w:jc w:val="both"/>
        <w:rPr>
          <w:rFonts w:cstheme="majorHAnsi"/>
          <w:color w:val="auto"/>
        </w:rPr>
      </w:pPr>
      <w:bookmarkStart w:id="23" w:name="presentation-of-the-methodology"/>
      <w:bookmarkStart w:id="24" w:name="_Toc229045897"/>
      <w:bookmarkEnd w:id="21"/>
      <w:r w:rsidRPr="008740A0">
        <w:rPr>
          <w:rFonts w:cstheme="majorHAnsi"/>
          <w:color w:val="auto"/>
        </w:rPr>
        <w:lastRenderedPageBreak/>
        <w:t>1.5.2. Presentation of the methodology</w:t>
      </w:r>
      <w:bookmarkEnd w:id="24"/>
    </w:p>
    <w:p w14:paraId="6A41AB71" w14:textId="33643B01"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This study is based on a literature review. As we suspect that few scientific articles would be written on the topic of MRV procedures including soils, we decide to combine three methods: the traditional literature review using a database of scientific articles, web scraping and AI browser. While </w:t>
      </w:r>
      <w:r w:rsidR="002A79BD" w:rsidRPr="008740A0">
        <w:rPr>
          <w:rFonts w:asciiTheme="majorHAnsi" w:hAnsiTheme="majorHAnsi" w:cstheme="majorHAnsi"/>
        </w:rPr>
        <w:t>traditional</w:t>
      </w:r>
      <w:r w:rsidRPr="008740A0">
        <w:rPr>
          <w:rFonts w:asciiTheme="majorHAnsi" w:hAnsiTheme="majorHAnsi" w:cstheme="majorHAnsi"/>
        </w:rPr>
        <w:t xml:space="preserve"> literature review has been the common method for any academic researcher, web scraping has </w:t>
      </w:r>
      <w:proofErr w:type="gramStart"/>
      <w:r w:rsidRPr="008740A0">
        <w:rPr>
          <w:rFonts w:asciiTheme="majorHAnsi" w:hAnsiTheme="majorHAnsi" w:cstheme="majorHAnsi"/>
        </w:rPr>
        <w:t>introduced</w:t>
      </w:r>
      <w:proofErr w:type="gramEnd"/>
      <w:r w:rsidRPr="008740A0">
        <w:rPr>
          <w:rFonts w:asciiTheme="majorHAnsi" w:hAnsiTheme="majorHAnsi" w:cstheme="majorHAnsi"/>
        </w:rPr>
        <w:t xml:space="preserve"> as a standardized approach for accessing literature in a more systematic manner. Web scraping consists in gathering information from the web page structures, in an automatized way (Sayles, Furey, and Ten Brink 2022). Most recently, Artificial Intelligence has emerged providing a wide array of search capabilities and in particular, browsers trained for the scientists.</w:t>
      </w:r>
    </w:p>
    <w:p w14:paraId="745AF201" w14:textId="77777777" w:rsidR="00B934FE" w:rsidRPr="008740A0" w:rsidRDefault="00000000" w:rsidP="00AA3AAE">
      <w:pPr>
        <w:pStyle w:val="Heading3"/>
        <w:jc w:val="both"/>
        <w:rPr>
          <w:rFonts w:cstheme="majorHAnsi"/>
          <w:color w:val="auto"/>
        </w:rPr>
      </w:pPr>
      <w:bookmarkStart w:id="25" w:name="hypothesis"/>
      <w:bookmarkStart w:id="26" w:name="_Toc229045898"/>
      <w:bookmarkEnd w:id="23"/>
      <w:r w:rsidRPr="008740A0">
        <w:rPr>
          <w:rFonts w:cstheme="majorHAnsi"/>
          <w:color w:val="auto"/>
        </w:rPr>
        <w:t>1.5.2. Hypothesis</w:t>
      </w:r>
      <w:bookmarkEnd w:id="26"/>
    </w:p>
    <w:p w14:paraId="6002F60A"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As MRV is a new term for the soil domain, we may struggle finding the information. Moreover, it seems mainly used in the carbon market so we expect that most of the MRV procedures would focus agriculture areas, voluntary carbon market and soil organic matter and carbon. Regarding the reporting and verification part, we think that the classical report will be very frequent and the verification rather action-based because </w:t>
      </w:r>
      <w:proofErr w:type="gramStart"/>
      <w:r w:rsidRPr="008740A0">
        <w:rPr>
          <w:rFonts w:asciiTheme="majorHAnsi" w:hAnsiTheme="majorHAnsi" w:cstheme="majorHAnsi"/>
        </w:rPr>
        <w:t>easier</w:t>
      </w:r>
      <w:proofErr w:type="gramEnd"/>
      <w:r w:rsidRPr="008740A0">
        <w:rPr>
          <w:rFonts w:asciiTheme="majorHAnsi" w:hAnsiTheme="majorHAnsi" w:cstheme="majorHAnsi"/>
        </w:rPr>
        <w:t xml:space="preserve"> to implement. We think that the main characteristics shaping the classification of the MRV procedures would be the monitoring of soil parameters other than soil organic matter and carbon. The reporting and verfication may be homogeneous.</w:t>
      </w:r>
    </w:p>
    <w:p w14:paraId="6CA5CA34" w14:textId="77777777" w:rsidR="00B934FE" w:rsidRPr="008740A0" w:rsidRDefault="00000000" w:rsidP="00AA3AAE">
      <w:pPr>
        <w:pStyle w:val="Heading3"/>
        <w:jc w:val="both"/>
        <w:rPr>
          <w:rFonts w:cstheme="majorHAnsi"/>
          <w:color w:val="auto"/>
        </w:rPr>
      </w:pPr>
      <w:bookmarkStart w:id="27" w:name="relevance-of-the-study"/>
      <w:bookmarkStart w:id="28" w:name="_Toc229045899"/>
      <w:bookmarkEnd w:id="25"/>
      <w:r w:rsidRPr="008740A0">
        <w:rPr>
          <w:rFonts w:cstheme="majorHAnsi"/>
          <w:color w:val="auto"/>
        </w:rPr>
        <w:t>1.5.4. Relevance of the study</w:t>
      </w:r>
      <w:bookmarkEnd w:id="28"/>
    </w:p>
    <w:p w14:paraId="2F4B0E4C"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This study is relevant for future stakeholders that want to develop or implement MRV procedures including soils. They will be able to select the MRV procedure that fits </w:t>
      </w:r>
      <w:proofErr w:type="gramStart"/>
      <w:r w:rsidRPr="008740A0">
        <w:rPr>
          <w:rFonts w:asciiTheme="majorHAnsi" w:hAnsiTheme="majorHAnsi" w:cstheme="majorHAnsi"/>
        </w:rPr>
        <w:t>the most</w:t>
      </w:r>
      <w:proofErr w:type="gramEnd"/>
      <w:r w:rsidRPr="008740A0">
        <w:rPr>
          <w:rFonts w:asciiTheme="majorHAnsi" w:hAnsiTheme="majorHAnsi" w:cstheme="majorHAnsi"/>
        </w:rPr>
        <w:t xml:space="preserve"> with their needs and their context.</w:t>
      </w:r>
    </w:p>
    <w:p w14:paraId="6D70588B" w14:textId="77777777" w:rsidR="00B934FE" w:rsidRPr="008740A0" w:rsidRDefault="00000000" w:rsidP="00AA3AAE">
      <w:pPr>
        <w:pStyle w:val="Heading1"/>
        <w:jc w:val="both"/>
        <w:rPr>
          <w:rFonts w:cstheme="majorHAnsi"/>
          <w:color w:val="auto"/>
        </w:rPr>
      </w:pPr>
      <w:bookmarkStart w:id="29" w:name="materials-and-methods"/>
      <w:bookmarkStart w:id="30" w:name="_Toc229045900"/>
      <w:bookmarkEnd w:id="9"/>
      <w:bookmarkEnd w:id="19"/>
      <w:bookmarkEnd w:id="27"/>
      <w:r w:rsidRPr="008740A0">
        <w:rPr>
          <w:rFonts w:cstheme="majorHAnsi"/>
          <w:color w:val="auto"/>
        </w:rPr>
        <w:t>2. Materials and methods</w:t>
      </w:r>
      <w:bookmarkEnd w:id="30"/>
    </w:p>
    <w:p w14:paraId="0A01ABA9" w14:textId="77777777" w:rsidR="00B934FE" w:rsidRPr="008740A0" w:rsidRDefault="00000000" w:rsidP="00AA3AAE">
      <w:pPr>
        <w:pStyle w:val="Heading2"/>
        <w:jc w:val="both"/>
        <w:rPr>
          <w:rFonts w:cstheme="majorHAnsi"/>
          <w:color w:val="auto"/>
        </w:rPr>
      </w:pPr>
      <w:bookmarkStart w:id="31" w:name="search-methodologies"/>
      <w:bookmarkStart w:id="32" w:name="_Toc229045901"/>
      <w:r w:rsidRPr="008740A0">
        <w:rPr>
          <w:rFonts w:cstheme="majorHAnsi"/>
          <w:color w:val="auto"/>
        </w:rPr>
        <w:t>2.1. Search methodologies</w:t>
      </w:r>
      <w:bookmarkEnd w:id="32"/>
    </w:p>
    <w:p w14:paraId="7D2319E1" w14:textId="64BDB0D5"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combined three methods to gather documents presenting MRV procedures e.g. scientific articles, websites, reports: a search on a database of scientific articles, webscraping and the use of ArtificiaI Intelligence browsers.</w:t>
      </w:r>
    </w:p>
    <w:p w14:paraId="46A4C260" w14:textId="77777777" w:rsidR="00B934FE" w:rsidRPr="008740A0" w:rsidRDefault="00000000" w:rsidP="00AA3AAE">
      <w:pPr>
        <w:pStyle w:val="Heading3"/>
        <w:jc w:val="both"/>
        <w:rPr>
          <w:rFonts w:cstheme="majorHAnsi"/>
          <w:color w:val="auto"/>
        </w:rPr>
      </w:pPr>
      <w:bookmarkStart w:id="33" w:name="search-string"/>
      <w:bookmarkStart w:id="34" w:name="_Toc229045902"/>
      <w:r w:rsidRPr="008740A0">
        <w:rPr>
          <w:rFonts w:cstheme="majorHAnsi"/>
          <w:color w:val="auto"/>
        </w:rPr>
        <w:t>2.1.1. Search string</w:t>
      </w:r>
      <w:bookmarkEnd w:id="34"/>
    </w:p>
    <w:p w14:paraId="39C1BD9C" w14:textId="5C35D3DD"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As MRV procedures on soils seem to be not well studied, we decided to use a very broad search string: </w:t>
      </w:r>
      <w:r w:rsidRPr="008740A0">
        <w:rPr>
          <w:rFonts w:asciiTheme="majorHAnsi" w:hAnsiTheme="majorHAnsi" w:cstheme="majorHAnsi"/>
          <w:b/>
          <w:bCs/>
        </w:rPr>
        <w:t>Monitor* AND Report* AND Verif* AND MRV AND soil*</w:t>
      </w:r>
      <w:r w:rsidRPr="008740A0">
        <w:rPr>
          <w:rFonts w:asciiTheme="majorHAnsi" w:hAnsiTheme="majorHAnsi" w:cstheme="majorHAnsi"/>
        </w:rPr>
        <w:t>. We also focused on MRV procedures literally named “MRV”. Indeed, stakeholders can implement MRV procedures without calling them like this. We used the same search string for the three methodologies.</w:t>
      </w:r>
    </w:p>
    <w:p w14:paraId="5893D041" w14:textId="77777777" w:rsidR="00B934FE" w:rsidRPr="008740A0" w:rsidRDefault="00000000" w:rsidP="00AA3AAE">
      <w:pPr>
        <w:pStyle w:val="Heading3"/>
        <w:jc w:val="both"/>
        <w:rPr>
          <w:rFonts w:cstheme="majorHAnsi"/>
          <w:color w:val="auto"/>
        </w:rPr>
      </w:pPr>
      <w:bookmarkStart w:id="35" w:name="search-methodologies-1"/>
      <w:bookmarkStart w:id="36" w:name="_Toc229045903"/>
      <w:bookmarkEnd w:id="33"/>
      <w:r w:rsidRPr="008740A0">
        <w:rPr>
          <w:rFonts w:cstheme="majorHAnsi"/>
          <w:color w:val="auto"/>
        </w:rPr>
        <w:lastRenderedPageBreak/>
        <w:t>2.1.2. Search methodologies</w:t>
      </w:r>
      <w:bookmarkEnd w:id="36"/>
    </w:p>
    <w:p w14:paraId="39A92B80" w14:textId="77777777" w:rsidR="00B934FE" w:rsidRPr="008740A0" w:rsidRDefault="00000000" w:rsidP="00AA3AAE">
      <w:pPr>
        <w:pStyle w:val="Heading4"/>
        <w:jc w:val="both"/>
        <w:rPr>
          <w:rFonts w:cstheme="majorHAnsi"/>
          <w:color w:val="auto"/>
        </w:rPr>
      </w:pPr>
      <w:bookmarkStart w:id="37" w:name="a.-database-of-scientific-articles"/>
      <w:r w:rsidRPr="008740A0">
        <w:rPr>
          <w:rFonts w:cstheme="majorHAnsi"/>
          <w:color w:val="auto"/>
        </w:rPr>
        <w:t>a. Database of scientific articles</w:t>
      </w:r>
    </w:p>
    <w:p w14:paraId="29F697D5" w14:textId="1D86BE4E"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The search was done in Scopus in March 2025 and includes article titles, abstracts and keywords. It resulted in 18 articles (primary studies, reviews and book chapters). We recorded the name of the first author, the title, the publication year, the DOI and the type of document i.e. if it was a primary study, an editorial article or a review.</w:t>
      </w:r>
    </w:p>
    <w:p w14:paraId="742B810B" w14:textId="77777777" w:rsidR="00B934FE" w:rsidRPr="008740A0" w:rsidRDefault="00000000" w:rsidP="00AA3AAE">
      <w:pPr>
        <w:pStyle w:val="Heading4"/>
        <w:jc w:val="both"/>
        <w:rPr>
          <w:rFonts w:cstheme="majorHAnsi"/>
          <w:color w:val="auto"/>
        </w:rPr>
      </w:pPr>
      <w:bookmarkStart w:id="38" w:name="b.-webscraping"/>
      <w:bookmarkEnd w:id="37"/>
      <w:r w:rsidRPr="008740A0">
        <w:rPr>
          <w:rFonts w:cstheme="majorHAnsi"/>
          <w:color w:val="auto"/>
        </w:rPr>
        <w:t>b. Webscraping</w:t>
      </w:r>
    </w:p>
    <w:p w14:paraId="44028BD1"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We developed a web scraping script using Python 3.9.7 and Selenium web driver (Appendix X.a., </w:t>
      </w:r>
      <w:hyperlink r:id="rId11">
        <w:r w:rsidR="00B934FE" w:rsidRPr="008740A0">
          <w:rPr>
            <w:rStyle w:val="Hyperlink"/>
            <w:rFonts w:asciiTheme="majorHAnsi" w:hAnsiTheme="majorHAnsi" w:cstheme="majorHAnsi"/>
            <w:color w:val="auto"/>
          </w:rPr>
          <w:t>https://www.selenium.dev/documentation/webdriver/</w:t>
        </w:r>
      </w:hyperlink>
      <w:r w:rsidRPr="008740A0">
        <w:rPr>
          <w:rFonts w:asciiTheme="majorHAnsi" w:hAnsiTheme="majorHAnsi" w:cstheme="majorHAnsi"/>
        </w:rPr>
        <w:t>). We ran the script to scrap 20 pages on Google SERP. We manually handled reCaptcha images.</w:t>
      </w:r>
    </w:p>
    <w:p w14:paraId="30BA9E7A"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As results provided by Google vary </w:t>
      </w:r>
      <w:proofErr w:type="gramStart"/>
      <w:r w:rsidRPr="008740A0">
        <w:rPr>
          <w:rFonts w:asciiTheme="majorHAnsi" w:hAnsiTheme="majorHAnsi" w:cstheme="majorHAnsi"/>
        </w:rPr>
        <w:t>according</w:t>
      </w:r>
      <w:proofErr w:type="gramEnd"/>
      <w:r w:rsidRPr="008740A0">
        <w:rPr>
          <w:rFonts w:asciiTheme="majorHAnsi" w:hAnsiTheme="majorHAnsi" w:cstheme="majorHAnsi"/>
        </w:rPr>
        <w:t xml:space="preserve"> the country location, the date and the IP address, we decided to run the script during Autumn 2025, from different countries and different computers in Europe (Appendix X.b.). We recorded the URL link, webpage title and URL domain.</w:t>
      </w:r>
    </w:p>
    <w:p w14:paraId="025E8817" w14:textId="77777777" w:rsidR="00B934FE" w:rsidRPr="008740A0" w:rsidRDefault="00000000" w:rsidP="00AA3AAE">
      <w:pPr>
        <w:pStyle w:val="Heading4"/>
        <w:jc w:val="both"/>
        <w:rPr>
          <w:rFonts w:cstheme="majorHAnsi"/>
          <w:color w:val="auto"/>
        </w:rPr>
      </w:pPr>
      <w:bookmarkStart w:id="39" w:name="X9384fa5c414865d069cce7c00ed584c6d5cb028"/>
      <w:bookmarkEnd w:id="38"/>
      <w:r w:rsidRPr="008740A0">
        <w:rPr>
          <w:rFonts w:cstheme="majorHAnsi"/>
          <w:color w:val="auto"/>
        </w:rPr>
        <w:t>c. Browser based on Artificial Intelligence</w:t>
      </w:r>
    </w:p>
    <w:p w14:paraId="7F977EB1" w14:textId="180DA220"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used the Artificial Intelligence browsers Perplexity (</w:t>
      </w:r>
      <w:hyperlink r:id="rId12">
        <w:r w:rsidR="00B934FE" w:rsidRPr="008740A0">
          <w:rPr>
            <w:rStyle w:val="Hyperlink"/>
            <w:rFonts w:asciiTheme="majorHAnsi" w:hAnsiTheme="majorHAnsi" w:cstheme="majorHAnsi"/>
            <w:color w:val="auto"/>
          </w:rPr>
          <w:t>https://www.perplexity.ai/</w:t>
        </w:r>
      </w:hyperlink>
      <w:r w:rsidRPr="008740A0">
        <w:rPr>
          <w:rFonts w:asciiTheme="majorHAnsi" w:hAnsiTheme="majorHAnsi" w:cstheme="majorHAnsi"/>
        </w:rPr>
        <w:t>) and Elicit (</w:t>
      </w:r>
      <w:hyperlink r:id="rId13">
        <w:r w:rsidR="00B934FE" w:rsidRPr="008740A0">
          <w:rPr>
            <w:rStyle w:val="Hyperlink"/>
            <w:rFonts w:asciiTheme="majorHAnsi" w:hAnsiTheme="majorHAnsi" w:cstheme="majorHAnsi"/>
            <w:color w:val="auto"/>
          </w:rPr>
          <w:t>https://elicit.com/</w:t>
        </w:r>
      </w:hyperlink>
      <w:r w:rsidRPr="008740A0">
        <w:rPr>
          <w:rFonts w:asciiTheme="majorHAnsi" w:hAnsiTheme="majorHAnsi" w:cstheme="majorHAnsi"/>
        </w:rPr>
        <w:t>) In December 2025 with as prompt</w:t>
      </w:r>
      <w:proofErr w:type="gramStart"/>
      <w:r w:rsidRPr="008740A0">
        <w:rPr>
          <w:rFonts w:asciiTheme="majorHAnsi" w:hAnsiTheme="majorHAnsi" w:cstheme="majorHAnsi"/>
        </w:rPr>
        <w:t>: ”</w:t>
      </w:r>
      <w:proofErr w:type="gramEnd"/>
      <w:r w:rsidRPr="008740A0">
        <w:rPr>
          <w:rFonts w:asciiTheme="majorHAnsi" w:hAnsiTheme="majorHAnsi" w:cstheme="majorHAnsi"/>
        </w:rPr>
        <w:t xml:space="preserve"> </w:t>
      </w:r>
      <w:r w:rsidRPr="008740A0">
        <w:rPr>
          <w:rFonts w:asciiTheme="majorHAnsi" w:hAnsiTheme="majorHAnsi" w:cstheme="majorHAnsi"/>
          <w:i/>
          <w:iCs/>
        </w:rPr>
        <w:t>I would like to investigate existing Monitoring, Reporting and Verification Systems for soil parameters. Please find the documents for this contextual focus and give a table that I can copy, listing these documents, with for each of them, a URL link to download them.”</w:t>
      </w:r>
      <w:r w:rsidRPr="008740A0">
        <w:rPr>
          <w:rFonts w:asciiTheme="majorHAnsi" w:hAnsiTheme="majorHAnsi" w:cstheme="majorHAnsi"/>
        </w:rPr>
        <w:t xml:space="preserve"> We recorded the document title and the URL link.</w:t>
      </w:r>
    </w:p>
    <w:p w14:paraId="71E4502D" w14:textId="77777777" w:rsidR="00B934FE" w:rsidRPr="008740A0" w:rsidRDefault="00000000" w:rsidP="00AA3AAE">
      <w:pPr>
        <w:pStyle w:val="Heading2"/>
        <w:jc w:val="both"/>
        <w:rPr>
          <w:rFonts w:cstheme="majorHAnsi"/>
          <w:color w:val="auto"/>
        </w:rPr>
      </w:pPr>
      <w:bookmarkStart w:id="40" w:name="data-extraction"/>
      <w:bookmarkStart w:id="41" w:name="_Toc229045904"/>
      <w:bookmarkEnd w:id="31"/>
      <w:bookmarkEnd w:id="35"/>
      <w:bookmarkEnd w:id="39"/>
      <w:r w:rsidRPr="008740A0">
        <w:rPr>
          <w:rFonts w:cstheme="majorHAnsi"/>
          <w:color w:val="auto"/>
        </w:rPr>
        <w:t>2.2. Data extraction</w:t>
      </w:r>
      <w:bookmarkEnd w:id="41"/>
    </w:p>
    <w:p w14:paraId="5EE4B346" w14:textId="77777777" w:rsidR="00B934FE" w:rsidRPr="008740A0" w:rsidRDefault="00000000" w:rsidP="00AA3AAE">
      <w:pPr>
        <w:pStyle w:val="Heading3"/>
        <w:jc w:val="both"/>
        <w:rPr>
          <w:rFonts w:cstheme="majorHAnsi"/>
          <w:color w:val="auto"/>
        </w:rPr>
      </w:pPr>
      <w:bookmarkStart w:id="42" w:name="data-collection"/>
      <w:bookmarkStart w:id="43" w:name="_Toc229045905"/>
      <w:r w:rsidRPr="008740A0">
        <w:rPr>
          <w:rFonts w:cstheme="majorHAnsi"/>
          <w:color w:val="auto"/>
        </w:rPr>
        <w:t>2.2.1. Data collection</w:t>
      </w:r>
      <w:bookmarkEnd w:id="43"/>
    </w:p>
    <w:p w14:paraId="06BE780C" w14:textId="77777777" w:rsidR="00B934FE" w:rsidRPr="008740A0" w:rsidRDefault="00000000" w:rsidP="00AA3AAE">
      <w:pPr>
        <w:pStyle w:val="Heading4"/>
        <w:jc w:val="both"/>
        <w:rPr>
          <w:rFonts w:cstheme="majorHAnsi"/>
          <w:color w:val="auto"/>
        </w:rPr>
      </w:pPr>
      <w:bookmarkStart w:id="44" w:name="Xc7ac0363bceedaddb107f71261fa6d4a94132fc"/>
      <w:r w:rsidRPr="008740A0">
        <w:rPr>
          <w:rFonts w:cstheme="majorHAnsi"/>
          <w:color w:val="auto"/>
        </w:rPr>
        <w:t>a. Information regarding the stakeholders</w:t>
      </w:r>
    </w:p>
    <w:p w14:paraId="54102240" w14:textId="5E115B1F"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considered three land uses: agricultural areas, forest and urban areas. Pastures were included in agricultural areas. In case, other land uses were also recorded. Several land uses can be covered by the same MRV procedure.</w:t>
      </w:r>
    </w:p>
    <w:p w14:paraId="09FECC71" w14:textId="5AE1A8A0"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We also recorded the geographical scale: 1) local scale for MRV developed for a site (e.g. a field, a farm, or a forest), 2) regional scale (e.g. several sites), 2) national scale, 3) continental scale and/or 4) global scale.</w:t>
      </w:r>
    </w:p>
    <w:p w14:paraId="0EF5C0B4" w14:textId="0EC54121"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The occupation of the stakeholder targeted by the MRV procedure were recorded. We did not record the occupation of the stakeholder proposing the MRV procedure. We categorized the occupations as in the literature : farmers, foresters and forester associations, public administrators, educational and research institutions, NGOs, agroindustry, forestry companies and consultants </w:t>
      </w:r>
      <w:r w:rsidR="00AA3AAE" w:rsidRPr="008740A0">
        <w:rPr>
          <w:rFonts w:asciiTheme="majorHAnsi" w:hAnsiTheme="majorHAnsi" w:cstheme="majorHAnsi"/>
        </w:rPr>
        <w:fldChar w:fldCharType="begin"/>
      </w:r>
      <w:r w:rsidR="00AA3AAE" w:rsidRPr="008740A0">
        <w:rPr>
          <w:rFonts w:asciiTheme="majorHAnsi" w:hAnsiTheme="majorHAnsi" w:cstheme="majorHAnsi"/>
        </w:rPr>
        <w:instrText xml:space="preserve"> ADDIN ZOTERO_ITEM CSL_CITATION {"citationID":"1DArFiJr","properties":{"formattedCitation":"(Chowdhury et al., 2023; Eggers et al., 2020; Pach\\uc0\\u243{}n Maldonado et al., 2024; Strauss et al., 2023; Vanino et al., 2023)","plainCitation":"(Chowdhury et al., 2023; Eggers et al., 2020; Pachón Maldonado et al., 2024; Strauss et al., 2023; Vanino et al., 2023)","noteIndex":0},"citationItems":[{"id":2867,"uris":["http://zotero.org/users/12055122/items/SALJ4RPL"],"itemData":{"id":2867,"type":"article-journal","abstract":"Urban greenspaces (UGS) provide a range of ecosystem services and are instrumental in ensuring the liveability of cities. Whilst incorporating UGS in increasingly denser cities is a challenge to planners, brownfields form a latent resource with the potential of being converted into UGS. Transformation of brownfields to greenspaces, however, requires engagement of a variety of stakeholders, from providers to users. The overall aim of this study was to support effective and realistic realisations of UGS in the context of urban brownfields’ regeneration and stakeholder engagement. A working process was developed to: 1) integrate methods relevant for UGS realisation for a) identification and categorising of relevant stakeholders, b) mapping their interests and resources, c) identifying various challenges, and d) matching those challenges with the mapped resources over the timeline of UGS development; and 2) apply these methods to assess relevance and shortcomings. The methods were applied to a study site in Sweden, and data was collected using a questionnaire survey. The survey received 31 responses and the respondents’ comments indicated that the combination of several uses, especially integrated with an urban park, is preferable. Visualisation was an important component for data analysis: stakeholder categorisation was effectively visualised using a Venn diagram, and the needed mobilisation of resources among stakeholders to manage identified challenges was visualised using a timeline. The analysis demonstrates the need for collaboration between stakeholders to achieve an effective realisation of UGS and how multiple methods can be used in concert to map stakeholders, preferences, challenges, and resources for a particular site. The application at a study site provided site-specific data but the developed stakeholder categorisation, and the method for matching identified challenges with the stakeholders’ resources using a timeline, can be generalised to applications at other sites.","container-title":"PLOS ONE","DOI":"10.1371/journal.pone.0278747","ISSN":"1932-6203","issue":"1","journalAbbreviation":"PLoS ONE","language":"en","page":"e0278747","source":"DOI.org (Crossref)","title":"Transforming brownfields into urban greenspaces: A working process for stakeholder analysis","title-short":"Transforming brownfields into urban greenspaces","volume":"18","author":[{"family":"Chowdhury","given":"Shaswati"},{"family":"Kain","given":"Jaan-Henrik"},{"family":"Adelfio","given":"Marco"},{"family":"Volchko","given":"Yevheniya"},{"family":"Norrman","given":"Jenny"}],"editor":[{"family":"Muth","given":"Theodore Raymond"}],"issued":{"date-parts":[["2023",1,5]]}}},{"id":2860,"uris":["http://zotero.org/users/12055122/items/WPXAI7MY"],"itemData":{"id":2860,"type":"article-journal","abstract":"Research Highlights: We show the difference in the long-term effects on economic and ecological forest values between four forest management scenarios of a large representative forest landscape. The scenarios were largely formulated by stakeholders representing the main views on how to manage north-European forests. Background and Objectives: Views on how to balance forest management between wood production and biodiversity differ widely between different stakeholder groups. We aim to show the long-term consequences of stakeholder-defined management scenarios, in terms of ecological and economic forest values. Materials and Methods: We simulated management scenarios for a forest landscape in Sweden, based on the management objectives and strategies of key stakeholders. We specifically investigated the difference in economic forest values coupled to wood supply and ecological indicators coupled to structural biodiversity between the scenarios over a 100-year period. The indicators were net present value, harvest, growing stock and increment, along with deadwood volume, the density of large trees, area of old forests and mature broadleaf-rich forests. Results: We show that the scenarios have widely different outcomes in terms of the studied indicators, and that differences in indicator outcome were largely due to different distributions in management regimes, i.e., the proportion of forest left unmanaged or under even-aged management or continuous cover forest, as well as specific retention practices. Retention and continuous cover forestry mitigate the negative effects that clear-cut forestry has upon biodiversity. Conclusions: We found that an increase in the forest area under the continuous cover forestry regime could be a cost-efficient way to increase structural diversity in managed boreal forests. On the other hand, no single management regime performed best with respect to all indicators, which means that a mixture of several management regimes is needed to balance conflicting objectives. We also show that the trade-off between economic and ecological indicators was not directly proportional, meaning that an increase in structural biodiversity may be obtained at a proportionally low cost with appropriate management planning.","container-title":"Forests","DOI":"10.3390/f11010086","ISSN":"1999-4907","issue":"1","journalAbbreviation":"Forests","language":"en","license":"https://creativecommons.org/licenses/by/4.0/","page":"86","source":"DOI.org (Crossref)","title":"How Well Do Stakeholder-Defined Forest Management Scenarios Balance Economic and Ecological Forest Values?","volume":"11","author":[{"family":"Eggers","given":"Jeannette"},{"family":"Räty","given":"Minna"},{"family":"Öhman","given":"Karin"},{"family":"Snäll","given":"Tord"}],"issued":{"date-parts":[["2020",1,9]]}}},{"id":2836,"uris":["http://zotero.org/users/12055122/items/67WD7JDT"],"itemData":{"id":2836,"type":"article-journal","container-title":"Soil Security","DOI":"10.1016/j.soisec.2024.100175","ISSN":"26670062","journalAbbreviation":"Soil Security","language":"en","page":"100175","source":"DOI.org (Crossref)","title":"Quantifying the connectivity dimension of the soil security assessment framework","volume":"17","author":[{"family":"Pachón Maldonado","given":"Julio C."},{"family":"Leonard","given":"Emma C."},{"family":"Field","given":"Damien J."},{"family":"McRobert","given":"Katie"},{"family":"Heath","given":"Richard"},{"family":"McBratney","given":"Alex B."}],"issued":{"date-parts":[["2024",12]]}}},{"id":436,"uris":["http://zotero.org/users/12055122/items/X7Z7Z2AI"],"itemData":{"id":436,"type":"article-journal","archive":"Scopus","container-title":"Agronomy for Sustainable Development","DOI":"10.1007/s13593-022-00864-7","issue":"1","title":"Sustainable soil management measures: a synthesis of stakeholder recommendations","URL":"https://www.scopus.com/inward/record.uri?eid=2-s2.0-85147307305&amp;doi=10.1007%2fs13593-022-00864-7&amp;partnerID=40&amp;md5=971903e304e551fe551e8e030438a0c3","volume":"43","author":[{"family":"Strauss","given":"V."},{"family":"Paul","given":"C."},{"family":"Dönmez","given":"C."},{"family":"Löbmann","given":"M."},{"family":"Helming","given":"K."}],"issued":{"date-parts":[["2023"]]}}},{"id":2856,"uris":["http://zotero.org/users/12055122/items/PRF8LTXY"],"itemData":{"id":2856,"type":"article-journal","container-title":"Journal of Environmental Management","DOI":"10.1016/j.jenvman.2022.116581","ISSN":"03014797","journalAbbreviation":"Journal of Environmental Management","language":"en","page":"116581","source":"DOI.org (Crossref)","title":"Barriers and opportunities of soil knowledge to address soil challenges: Stakeholders’ perspectives across Europe","title-short":"Barriers and opportunities of soil knowledge to address soil challenges","volume":"325","author":[{"family":"Vanino","given":"Silvia"},{"family":"Pirelli","given":"Tiziana"},{"family":"Di Bene","given":"Claudia"},{"family":"Bøe","given":"Frederik"},{"family":"Castanheira","given":"Nádia"},{"family":"Chenu","given":"Claire"},{"family":"Cornu","given":"Sophie"},{"family":"Feiza","given":"Virginijus"},{"family":"Fornara","given":"Dario"},{"family":"Heller","given":"Olivier"},{"family":"Kasparinskis","given":"Raimonds"},{"family":"Keesstra","given":"Saskia"},{"family":"Lasorella","given":"Maria Valentina"},{"family":"Madenoğlu","given":"Sevinç"},{"family":"Meurer","given":"Katharina H.E."},{"family":"O'Sullivan","given":"Lilian"},{"family":"Peter","given":"Noemi"},{"family":"Piccini","given":"Chiara"},{"family":"Siebielec","given":"Grzegorz"},{"family":"Smreczak","given":"Bozena"},{"family":"Thorsøe","given":"Martin Hvarregaard"},{"family":"Farina","given":"Roberta"}],"issued":{"date-parts":[["2023",1]]}}}],"schema":"https://github.com/citation-style-language/schema/raw/master/csl-citation.json"} </w:instrText>
      </w:r>
      <w:r w:rsidR="00AA3AAE" w:rsidRPr="008740A0">
        <w:rPr>
          <w:rFonts w:asciiTheme="majorHAnsi" w:hAnsiTheme="majorHAnsi" w:cstheme="majorHAnsi"/>
        </w:rPr>
        <w:fldChar w:fldCharType="separate"/>
      </w:r>
      <w:r w:rsidR="00AA3AAE" w:rsidRPr="008740A0">
        <w:rPr>
          <w:rFonts w:asciiTheme="majorHAnsi" w:hAnsiTheme="majorHAnsi" w:cstheme="majorHAnsi"/>
        </w:rPr>
        <w:t>(Chowdhury et al., 2023; Eggers et al., 2020; Pachón Maldonado et al., 2024; Strauss et al., 2023; Vanino et al., 2023)</w:t>
      </w:r>
      <w:r w:rsidR="00AA3AAE" w:rsidRPr="008740A0">
        <w:rPr>
          <w:rFonts w:asciiTheme="majorHAnsi" w:hAnsiTheme="majorHAnsi" w:cstheme="majorHAnsi"/>
        </w:rPr>
        <w:fldChar w:fldCharType="end"/>
      </w:r>
      <w:r w:rsidR="00AA3AAE" w:rsidRPr="008740A0">
        <w:rPr>
          <w:rFonts w:asciiTheme="majorHAnsi" w:hAnsiTheme="majorHAnsi" w:cstheme="majorHAnsi"/>
        </w:rPr>
        <w:t>.</w:t>
      </w:r>
      <w:r w:rsidRPr="008740A0">
        <w:rPr>
          <w:rFonts w:asciiTheme="majorHAnsi" w:hAnsiTheme="majorHAnsi" w:cstheme="majorHAnsi"/>
        </w:rPr>
        <w:t xml:space="preserve"> We also recorded the other occupations.</w:t>
      </w:r>
    </w:p>
    <w:p w14:paraId="04EE6EF8" w14:textId="1CBFA4E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lastRenderedPageBreak/>
        <w:t xml:space="preserve">We also indicated the purpose of the MRV procedure i.e. the reason why it was developed. We suggested three categories : 1) voluntary carbon market i.e. a carbon market in which members are not legally compelled to reduce their emissions but do so voluntarily, 2) compliance carbon markets also known as mandatory markets, governed by national, regional, or provincial law and 3) certification i.e. a procedure to attribute a label </w:t>
      </w:r>
      <w:r w:rsidR="00AA3AAE" w:rsidRPr="008740A0">
        <w:rPr>
          <w:rFonts w:asciiTheme="majorHAnsi" w:hAnsiTheme="majorHAnsi" w:cstheme="majorHAnsi"/>
        </w:rPr>
        <w:fldChar w:fldCharType="begin"/>
      </w:r>
      <w:r w:rsidR="00AA3AAE" w:rsidRPr="008740A0">
        <w:rPr>
          <w:rFonts w:asciiTheme="majorHAnsi" w:hAnsiTheme="majorHAnsi" w:cstheme="majorHAnsi"/>
        </w:rPr>
        <w:instrText xml:space="preserve"> ADDIN ZOTERO_ITEM CSL_CITATION {"citationID":"6PRNbhPv","properties":{"formattedCitation":"(Batjes et al., 2024; Ceschia et al., submitted)","plainCitation":"(Batjes et al., 2024; Ceschia et al., submitted)","noteIndex":0},"citationItems":[{"id":2839,"uris":["http://zotero.org/users/12055122/items/PBHDU6DX"],"itemData":{"id":2839,"type":"article-journal","container-title":"Carbon Management","DOI":"10.1080/17583004.2024.2410812","ISSN":"1758-3004, 1758-3012","issue":"1","journalAbbreviation":"Carbon Management","language":"en","page":"2410812","source":"DOI.org (Crossref)","title":"Towards a modular, multi-ecosystem monitoring, reporting and verification (MRV) framework for soil organic carbon stock change assessment","volume":"15","author":[{"family":"Batjes","given":"Niels H."},{"family":"Ceschia","given":"Eric"},{"family":"Heuvelink","given":"Gerard B.M."},{"family":"Demenois","given":"Julien"},{"family":"Le Maire","given":"Guerric"},{"family":"Cardinael","given":"Rémi"},{"family":"Arias-Navarro","given":"Cristina"},{"family":"Van Egmond","given":"Fenny"}],"issued":{"date-parts":[["2024",12,31]]}}},{"id":3055,"uris":["http://zotero.org/users/12055122/items/YNR68N8B"],"itemData":{"id":3055,"type":"report","title":"Monitoring, reporting and verification of soil organic carbon stock changes at arable land: Cookbook for assessment in different MRV contexts and proposition of a harmonised approach - ORCASA Deliverable 4.2","author":[{"family":"Ceschia","given":"Eric"},{"family":"Ihasusta","given":"Ainhoa"},{"family":"Al Bitar","given":"Ahmad"},{"family":"Batjes","given":"Niels"},{"family":"Egmond","given":"Fenny","non-dropping-particle":"van"},{"family":"Heuvelink","given":"Gerard"},{"family":"Paul-Victor","given":"Cloé"},{"family":"Nogues","given":"Mathieu"},{"family":"Pontes","given":"Lisa"},{"family":"Reynders","given":"Suzanne"},{"family":"Wijmer","given":"Taeken"},{"family":"Karunaratne","given":"Senani"},{"family":"Macdonald","given":"Ben"},{"family":"Lanckriet","given":"Edouard"},{"family":"Ruau","given":"Célia"},{"family":"Juber","given":"Romane"},{"family":"Vira","given":"Julius"},{"family":"Kulmala","given":"Liisa"}],"issued":{"literal":"submitted"}}}],"schema":"https://github.com/citation-style-language/schema/raw/master/csl-citation.json"} </w:instrText>
      </w:r>
      <w:r w:rsidR="00AA3AAE" w:rsidRPr="008740A0">
        <w:rPr>
          <w:rFonts w:asciiTheme="majorHAnsi" w:hAnsiTheme="majorHAnsi" w:cstheme="majorHAnsi"/>
        </w:rPr>
        <w:fldChar w:fldCharType="separate"/>
      </w:r>
      <w:r w:rsidR="00AA3AAE" w:rsidRPr="008740A0">
        <w:rPr>
          <w:rFonts w:asciiTheme="majorHAnsi" w:hAnsiTheme="majorHAnsi" w:cstheme="majorHAnsi"/>
        </w:rPr>
        <w:t>(Batjes et al., 2024; Ceschia et al., submitted)</w:t>
      </w:r>
      <w:r w:rsidR="00AA3AAE" w:rsidRPr="008740A0">
        <w:rPr>
          <w:rFonts w:asciiTheme="majorHAnsi" w:hAnsiTheme="majorHAnsi" w:cstheme="majorHAnsi"/>
        </w:rPr>
        <w:fldChar w:fldCharType="end"/>
      </w:r>
      <w:r w:rsidRPr="008740A0">
        <w:rPr>
          <w:rFonts w:asciiTheme="majorHAnsi" w:hAnsiTheme="majorHAnsi" w:cstheme="majorHAnsi"/>
        </w:rPr>
        <w:t>. Other purposes were also recorded.</w:t>
      </w:r>
    </w:p>
    <w:p w14:paraId="4A23CEB3"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w:t>
      </w:r>
      <w:proofErr w:type="gramStart"/>
      <w:r w:rsidRPr="008740A0">
        <w:rPr>
          <w:rFonts w:asciiTheme="majorHAnsi" w:hAnsiTheme="majorHAnsi" w:cstheme="majorHAnsi"/>
        </w:rPr>
        <w:t>indicated</w:t>
      </w:r>
      <w:proofErr w:type="gramEnd"/>
      <w:r w:rsidRPr="008740A0">
        <w:rPr>
          <w:rFonts w:asciiTheme="majorHAnsi" w:hAnsiTheme="majorHAnsi" w:cstheme="majorHAnsi"/>
        </w:rPr>
        <w:t xml:space="preserve"> the drivers i.e. the implemented actions that the effect is assessed by the MRV procedure, mainly agricultural and forest management. We also recorded other drivers.</w:t>
      </w:r>
    </w:p>
    <w:p w14:paraId="5ABD821E"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costs of the MRV procedures were also recorded.</w:t>
      </w:r>
    </w:p>
    <w:p w14:paraId="3335919D" w14:textId="77777777" w:rsidR="00B934FE" w:rsidRPr="008740A0" w:rsidRDefault="00000000" w:rsidP="00AA3AAE">
      <w:pPr>
        <w:pStyle w:val="Heading4"/>
        <w:jc w:val="both"/>
        <w:rPr>
          <w:rFonts w:cstheme="majorHAnsi"/>
          <w:color w:val="auto"/>
        </w:rPr>
      </w:pPr>
      <w:bookmarkStart w:id="45" w:name="b.-information-regarding-monitoring"/>
      <w:bookmarkEnd w:id="44"/>
      <w:r w:rsidRPr="008740A0">
        <w:rPr>
          <w:rFonts w:cstheme="majorHAnsi"/>
          <w:color w:val="auto"/>
        </w:rPr>
        <w:t>b. Information regarding Monitoring</w:t>
      </w:r>
    </w:p>
    <w:p w14:paraId="29201046"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listed the soil parameters assessed in the MRV procedure. Our basis list was 1) soil microorganisms, 2) soil fauna, 3) soil pH, 4) Oxygen content, 5) clay mineralogy, 6) soil organic matter and carbon, 7) CEC, 8) soil moisture, 9) soil temperature, 10) particle size distribution and texture, 11) soil porosity, 12) soil diffusivity, 13) aggregate stability, 14) soil compaction and bulk density, 15) nutrient availability, 16) pollutant concentration and 17) soil depth (BENCHMARKS deliverable). When encountered, other soil parameters were also recorded.</w:t>
      </w:r>
    </w:p>
    <w:p w14:paraId="4E1D17E8" w14:textId="7F2601A3"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recorded </w:t>
      </w:r>
      <w:proofErr w:type="spellStart"/>
      <w:r w:rsidRPr="008740A0">
        <w:rPr>
          <w:rFonts w:asciiTheme="majorHAnsi" w:hAnsiTheme="majorHAnsi" w:cstheme="majorHAnsi"/>
        </w:rPr>
        <w:t>th</w:t>
      </w:r>
      <w:proofErr w:type="spellEnd"/>
      <w:r w:rsidRPr="008740A0">
        <w:rPr>
          <w:rFonts w:asciiTheme="majorHAnsi" w:hAnsiTheme="majorHAnsi" w:cstheme="majorHAnsi"/>
        </w:rPr>
        <w:t xml:space="preserve"> type of </w:t>
      </w:r>
      <w:r w:rsidR="002A79BD" w:rsidRPr="008740A0">
        <w:rPr>
          <w:rFonts w:asciiTheme="majorHAnsi" w:hAnsiTheme="majorHAnsi" w:cstheme="majorHAnsi"/>
        </w:rPr>
        <w:t>monitoring</w:t>
      </w:r>
      <w:r w:rsidRPr="008740A0">
        <w:rPr>
          <w:rFonts w:asciiTheme="majorHAnsi" w:hAnsiTheme="majorHAnsi" w:cstheme="majorHAnsi"/>
        </w:rPr>
        <w:t xml:space="preserve"> methodology: 1) information about land management, 2)</w:t>
      </w:r>
      <w:r w:rsidR="002A79BD" w:rsidRPr="008740A0">
        <w:rPr>
          <w:rFonts w:asciiTheme="majorHAnsi" w:hAnsiTheme="majorHAnsi" w:cstheme="majorHAnsi"/>
        </w:rPr>
        <w:t xml:space="preserve"> </w:t>
      </w:r>
      <w:r w:rsidRPr="008740A0">
        <w:rPr>
          <w:rFonts w:asciiTheme="majorHAnsi" w:hAnsiTheme="majorHAnsi" w:cstheme="majorHAnsi"/>
        </w:rPr>
        <w:t>spatial images, 3) on-site images via a scanner or photos, 4) soil samples and 5) modelling.</w:t>
      </w:r>
    </w:p>
    <w:p w14:paraId="4D2B0E40"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also recorded </w:t>
      </w:r>
      <w:proofErr w:type="gramStart"/>
      <w:r w:rsidRPr="008740A0">
        <w:rPr>
          <w:rFonts w:asciiTheme="majorHAnsi" w:hAnsiTheme="majorHAnsi" w:cstheme="majorHAnsi"/>
        </w:rPr>
        <w:t>if</w:t>
      </w:r>
      <w:proofErr w:type="gramEnd"/>
      <w:r w:rsidRPr="008740A0">
        <w:rPr>
          <w:rFonts w:asciiTheme="majorHAnsi" w:hAnsiTheme="majorHAnsi" w:cstheme="majorHAnsi"/>
        </w:rPr>
        <w:t xml:space="preserve"> the monitoring methodology came from a standard (e.g. ISO) or not.</w:t>
      </w:r>
    </w:p>
    <w:p w14:paraId="07CE8778" w14:textId="719C1FF4"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also collected information about the sampling </w:t>
      </w:r>
      <w:r w:rsidR="002A79BD" w:rsidRPr="008740A0">
        <w:rPr>
          <w:rFonts w:asciiTheme="majorHAnsi" w:hAnsiTheme="majorHAnsi" w:cstheme="majorHAnsi"/>
        </w:rPr>
        <w:t>design:</w:t>
      </w:r>
      <w:r w:rsidRPr="008740A0">
        <w:rPr>
          <w:rFonts w:asciiTheme="majorHAnsi" w:hAnsiTheme="majorHAnsi" w:cstheme="majorHAnsi"/>
        </w:rPr>
        <w:t xml:space="preserve"> 1) the plot area and 2) the monitoring frequency i.e. duration between two monitoring sessions (less than every 5 years, between 5 and 10 years, between 10 and 15 years or more than 15 years) (Batjes et al. 2024).</w:t>
      </w:r>
    </w:p>
    <w:p w14:paraId="192FAE62" w14:textId="77777777" w:rsidR="00B934FE" w:rsidRPr="008740A0" w:rsidRDefault="00000000" w:rsidP="00AA3AAE">
      <w:pPr>
        <w:pStyle w:val="Heading4"/>
        <w:jc w:val="both"/>
        <w:rPr>
          <w:rFonts w:cstheme="majorHAnsi"/>
          <w:color w:val="auto"/>
        </w:rPr>
      </w:pPr>
      <w:bookmarkStart w:id="46" w:name="c.-information-regarding-reporting"/>
      <w:bookmarkEnd w:id="45"/>
      <w:r w:rsidRPr="008740A0">
        <w:rPr>
          <w:rFonts w:cstheme="majorHAnsi"/>
          <w:color w:val="auto"/>
        </w:rPr>
        <w:t>c. Information regarding Reporting</w:t>
      </w:r>
    </w:p>
    <w:p w14:paraId="5541AA62" w14:textId="3272EBFA"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described the format i.e. if the results were gathered in a document or entered on an online platform</w:t>
      </w:r>
      <w:r w:rsidR="00AA3AAE" w:rsidRPr="008740A0">
        <w:rPr>
          <w:rFonts w:asciiTheme="majorHAnsi" w:hAnsiTheme="majorHAnsi" w:cstheme="majorHAnsi"/>
        </w:rPr>
        <w:t xml:space="preserve"> </w:t>
      </w:r>
      <w:r w:rsidRPr="008740A0">
        <w:rPr>
          <w:rFonts w:asciiTheme="majorHAnsi" w:hAnsiTheme="majorHAnsi" w:cstheme="majorHAnsi"/>
        </w:rPr>
        <w:t>(Andries et al. 2021).</w:t>
      </w:r>
    </w:p>
    <w:p w14:paraId="53326810" w14:textId="43AC2691"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indicated the statistical methodology employed to compute the uncertainty of the results : 1) probabilistic methods corresponding to Markov chain Monte Carlo (MCMC) and Bayesian inference, sensitivity analysis, i.e. the effect of the explanatory variables on the uncertainty of the results and 3) quantile distribution, with the representation and/or consideration of the quantiles in the result interpretation </w:t>
      </w:r>
      <w:r w:rsidR="00AA3AAE" w:rsidRPr="008740A0">
        <w:rPr>
          <w:rFonts w:asciiTheme="majorHAnsi" w:hAnsiTheme="majorHAnsi" w:cstheme="majorHAnsi"/>
        </w:rPr>
        <w:fldChar w:fldCharType="begin"/>
      </w:r>
      <w:r w:rsidR="00AA3AAE" w:rsidRPr="008740A0">
        <w:rPr>
          <w:rFonts w:asciiTheme="majorHAnsi" w:hAnsiTheme="majorHAnsi" w:cstheme="majorHAnsi"/>
        </w:rPr>
        <w:instrText xml:space="preserve"> ADDIN ZOTERO_ITEM CSL_CITATION {"citationID":"cdFw3RGI","properties":{"formattedCitation":"(Ceschia et al., submitted)","plainCitation":"(Ceschia et al., submitted)","noteIndex":0},"citationItems":[{"id":3055,"uris":["http://zotero.org/users/12055122/items/YNR68N8B"],"itemData":{"id":3055,"type":"report","title":"Monitoring, reporting and verification of soil organic carbon stock changes at arable land: Cookbook for assessment in different MRV contexts and proposition of a harmonised approach - ORCASA Deliverable 4.2","author":[{"family":"Ceschia","given":"Eric"},{"family":"Ihasusta","given":"Ainhoa"},{"family":"Al Bitar","given":"Ahmad"},{"family":"Batjes","given":"Niels"},{"family":"Egmond","given":"Fenny","non-dropping-particle":"van"},{"family":"Heuvelink","given":"Gerard"},{"family":"Paul-Victor","given":"Cloé"},{"family":"Nogues","given":"Mathieu"},{"family":"Pontes","given":"Lisa"},{"family":"Reynders","given":"Suzanne"},{"family":"Wijmer","given":"Taeken"},{"family":"Karunaratne","given":"Senani"},{"family":"Macdonald","given":"Ben"},{"family":"Lanckriet","given":"Edouard"},{"family":"Ruau","given":"Célia"},{"family":"Juber","given":"Romane"},{"family":"Vira","given":"Julius"},{"family":"Kulmala","given":"Liisa"}],"issued":{"literal":"submitted"}}}],"schema":"https://github.com/citation-style-language/schema/raw/master/csl-citation.json"} </w:instrText>
      </w:r>
      <w:r w:rsidR="00AA3AAE" w:rsidRPr="008740A0">
        <w:rPr>
          <w:rFonts w:asciiTheme="majorHAnsi" w:hAnsiTheme="majorHAnsi" w:cstheme="majorHAnsi"/>
        </w:rPr>
        <w:fldChar w:fldCharType="separate"/>
      </w:r>
      <w:r w:rsidR="00AA3AAE" w:rsidRPr="008740A0">
        <w:rPr>
          <w:rFonts w:asciiTheme="majorHAnsi" w:hAnsiTheme="majorHAnsi" w:cstheme="majorHAnsi"/>
        </w:rPr>
        <w:t>(Ceschia et al., submitted)</w:t>
      </w:r>
      <w:r w:rsidR="00AA3AAE" w:rsidRPr="008740A0">
        <w:rPr>
          <w:rFonts w:asciiTheme="majorHAnsi" w:hAnsiTheme="majorHAnsi" w:cstheme="majorHAnsi"/>
        </w:rPr>
        <w:fldChar w:fldCharType="end"/>
      </w:r>
      <w:r w:rsidRPr="008740A0">
        <w:rPr>
          <w:rFonts w:asciiTheme="majorHAnsi" w:hAnsiTheme="majorHAnsi" w:cstheme="majorHAnsi"/>
        </w:rPr>
        <w:t>. Other methods were also recorded.</w:t>
      </w:r>
    </w:p>
    <w:p w14:paraId="4FCF0E52"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recorded the methodology used to compute the reference values, to act a real change. We used the categories suggested by (Matson et al. 2024) : 1) fixed value i.e. a static value based on best available research or knowledge, 2) reference value i.e. a static value, calculated as a percentage of what would be found in a reference situation, where soil processes are occurring in a way that is considered to be desirable such as natural areas, 3) distribution i.e. a changeable value, based on the regional state of the soil, 4) relative change i.e. a changeable </w:t>
      </w:r>
      <w:r w:rsidRPr="008740A0">
        <w:rPr>
          <w:rFonts w:asciiTheme="majorHAnsi" w:hAnsiTheme="majorHAnsi" w:cstheme="majorHAnsi"/>
        </w:rPr>
        <w:lastRenderedPageBreak/>
        <w:t>value, based on the local state of the soil (i.e., target defined as an increase or decrease of a certain percent within a specified number of years for a same place), static only for stated time span, after which the soil is re-measured, and the target will change.</w:t>
      </w:r>
    </w:p>
    <w:p w14:paraId="556537D4" w14:textId="77777777" w:rsidR="00B934FE" w:rsidRPr="008740A0" w:rsidRDefault="00000000" w:rsidP="00AA3AAE">
      <w:pPr>
        <w:pStyle w:val="Heading4"/>
        <w:jc w:val="both"/>
        <w:rPr>
          <w:rFonts w:cstheme="majorHAnsi"/>
          <w:color w:val="auto"/>
        </w:rPr>
      </w:pPr>
      <w:bookmarkStart w:id="47" w:name="d.-information-regarding-verification"/>
      <w:bookmarkEnd w:id="46"/>
      <w:r w:rsidRPr="008740A0">
        <w:rPr>
          <w:rFonts w:cstheme="majorHAnsi"/>
          <w:color w:val="auto"/>
        </w:rPr>
        <w:t>d. Information regarding Verification</w:t>
      </w:r>
    </w:p>
    <w:p w14:paraId="271BAA44" w14:textId="3E505E2B"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We recorded the verification scheme, that could be action based i.e. the verification that the action (or the driver) was </w:t>
      </w:r>
      <w:r w:rsidR="002A79BD" w:rsidRPr="008740A0">
        <w:rPr>
          <w:rFonts w:asciiTheme="majorHAnsi" w:hAnsiTheme="majorHAnsi" w:cstheme="majorHAnsi"/>
        </w:rPr>
        <w:t>implemented,</w:t>
      </w:r>
      <w:r w:rsidRPr="008740A0">
        <w:rPr>
          <w:rFonts w:asciiTheme="majorHAnsi" w:hAnsiTheme="majorHAnsi" w:cstheme="majorHAnsi"/>
        </w:rPr>
        <w:t xml:space="preserve"> or result based i.e. an effect of this action was clearly measured</w:t>
      </w:r>
      <w:r w:rsidR="00AA3AAE" w:rsidRPr="008740A0">
        <w:rPr>
          <w:rFonts w:asciiTheme="majorHAnsi" w:hAnsiTheme="majorHAnsi" w:cstheme="majorHAnsi"/>
        </w:rPr>
        <w:t xml:space="preserve"> </w:t>
      </w:r>
      <w:r w:rsidRPr="008740A0">
        <w:rPr>
          <w:rFonts w:asciiTheme="majorHAnsi" w:hAnsiTheme="majorHAnsi" w:cstheme="majorHAnsi"/>
        </w:rPr>
        <w:t>(</w:t>
      </w:r>
      <w:proofErr w:type="spellStart"/>
      <w:r w:rsidRPr="008740A0">
        <w:rPr>
          <w:rFonts w:asciiTheme="majorHAnsi" w:hAnsiTheme="majorHAnsi" w:cstheme="majorHAnsi"/>
        </w:rPr>
        <w:t>Batjes</w:t>
      </w:r>
      <w:proofErr w:type="spellEnd"/>
      <w:r w:rsidRPr="008740A0">
        <w:rPr>
          <w:rFonts w:asciiTheme="majorHAnsi" w:hAnsiTheme="majorHAnsi" w:cstheme="majorHAnsi"/>
        </w:rPr>
        <w:t xml:space="preserve"> et al. 2024).</w:t>
      </w:r>
    </w:p>
    <w:p w14:paraId="6B5FBBE8" w14:textId="2C397B21"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method used for verification was also recorded: 1) use of satellite data, 2) use of a phone application and or 3) site inspection.</w:t>
      </w:r>
    </w:p>
    <w:p w14:paraId="52B89EE1" w14:textId="34355CDB"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also recorded 1) if the verification was automatized and/or manual, 2) the </w:t>
      </w:r>
      <w:proofErr w:type="spellStart"/>
      <w:r w:rsidRPr="008740A0">
        <w:rPr>
          <w:rFonts w:asciiTheme="majorHAnsi" w:hAnsiTheme="majorHAnsi" w:cstheme="majorHAnsi"/>
        </w:rPr>
        <w:t>independance</w:t>
      </w:r>
      <w:proofErr w:type="spellEnd"/>
      <w:r w:rsidRPr="008740A0">
        <w:rPr>
          <w:rFonts w:asciiTheme="majorHAnsi" w:hAnsiTheme="majorHAnsi" w:cstheme="majorHAnsi"/>
        </w:rPr>
        <w:t xml:space="preserve"> of the auditor (internal or external) and 3) if the data was shared or not.</w:t>
      </w:r>
    </w:p>
    <w:p w14:paraId="0FB3F149" w14:textId="77777777" w:rsidR="00B934FE" w:rsidRPr="008740A0" w:rsidRDefault="00000000" w:rsidP="00AA3AAE">
      <w:pPr>
        <w:pStyle w:val="Heading4"/>
        <w:jc w:val="both"/>
        <w:rPr>
          <w:rFonts w:cstheme="majorHAnsi"/>
          <w:color w:val="auto"/>
        </w:rPr>
      </w:pPr>
      <w:bookmarkStart w:id="48" w:name="e.-additional-information"/>
      <w:bookmarkEnd w:id="47"/>
      <w:r w:rsidRPr="008740A0">
        <w:rPr>
          <w:rFonts w:cstheme="majorHAnsi"/>
          <w:color w:val="auto"/>
        </w:rPr>
        <w:t>e. Additional information</w:t>
      </w:r>
    </w:p>
    <w:p w14:paraId="053C454E"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also recorded if the MRV procedure was already implemented or under development. We recorded the country location where the MRV procedure was/ would be implemented.</w:t>
      </w:r>
    </w:p>
    <w:p w14:paraId="743B7542" w14:textId="77777777" w:rsidR="00B934FE" w:rsidRPr="008740A0" w:rsidRDefault="00000000" w:rsidP="00AA3AAE">
      <w:pPr>
        <w:pStyle w:val="Heading3"/>
        <w:jc w:val="both"/>
        <w:rPr>
          <w:rFonts w:cstheme="majorHAnsi"/>
          <w:color w:val="auto"/>
        </w:rPr>
      </w:pPr>
      <w:bookmarkStart w:id="49" w:name="inclusion-rules"/>
      <w:bookmarkStart w:id="50" w:name="_Toc229045906"/>
      <w:bookmarkEnd w:id="42"/>
      <w:bookmarkEnd w:id="48"/>
      <w:r w:rsidRPr="008740A0">
        <w:rPr>
          <w:rFonts w:cstheme="majorHAnsi"/>
          <w:color w:val="auto"/>
        </w:rPr>
        <w:t>2.2.1. Inclusion rules</w:t>
      </w:r>
      <w:bookmarkEnd w:id="50"/>
    </w:p>
    <w:p w14:paraId="280E6076"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For the three methodologies, the collected documents (article, website, other) should at least give one of the required </w:t>
      </w:r>
      <w:proofErr w:type="gramStart"/>
      <w:r w:rsidRPr="008740A0">
        <w:rPr>
          <w:rFonts w:asciiTheme="majorHAnsi" w:hAnsiTheme="majorHAnsi" w:cstheme="majorHAnsi"/>
        </w:rPr>
        <w:t>information</w:t>
      </w:r>
      <w:proofErr w:type="gramEnd"/>
      <w:r w:rsidRPr="008740A0">
        <w:rPr>
          <w:rFonts w:asciiTheme="majorHAnsi" w:hAnsiTheme="majorHAnsi" w:cstheme="majorHAnsi"/>
        </w:rPr>
        <w:t xml:space="preserve"> related to Monitoring, one for those related to Reporting and one for those related to Verification. For example, if only information about Monitoring was given, such as the assessed soil parameters and no information about Reporting nor Verification, the document was excluded </w:t>
      </w:r>
      <w:proofErr w:type="gramStart"/>
      <w:r w:rsidRPr="008740A0">
        <w:rPr>
          <w:rFonts w:asciiTheme="majorHAnsi" w:hAnsiTheme="majorHAnsi" w:cstheme="majorHAnsi"/>
        </w:rPr>
        <w:t>of</w:t>
      </w:r>
      <w:proofErr w:type="gramEnd"/>
      <w:r w:rsidRPr="008740A0">
        <w:rPr>
          <w:rFonts w:asciiTheme="majorHAnsi" w:hAnsiTheme="majorHAnsi" w:cstheme="majorHAnsi"/>
        </w:rPr>
        <w:t xml:space="preserve"> the analysis.</w:t>
      </w:r>
    </w:p>
    <w:p w14:paraId="4A974F88"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Moreover, the MRV procedure should include at least one soil parameter. For example, MRV procedures about green house gas emissions in forest, focusing on parameters related to the vegetation, without </w:t>
      </w:r>
      <w:proofErr w:type="gramStart"/>
      <w:r w:rsidRPr="008740A0">
        <w:rPr>
          <w:rFonts w:asciiTheme="majorHAnsi" w:hAnsiTheme="majorHAnsi" w:cstheme="majorHAnsi"/>
        </w:rPr>
        <w:t>taking into account</w:t>
      </w:r>
      <w:proofErr w:type="gramEnd"/>
      <w:r w:rsidRPr="008740A0">
        <w:rPr>
          <w:rFonts w:asciiTheme="majorHAnsi" w:hAnsiTheme="majorHAnsi" w:cstheme="majorHAnsi"/>
        </w:rPr>
        <w:t xml:space="preserve"> a soil parameter, were excluded.</w:t>
      </w:r>
    </w:p>
    <w:p w14:paraId="29D2E4E2" w14:textId="77777777" w:rsidR="00B934FE" w:rsidRPr="008740A0" w:rsidRDefault="00000000" w:rsidP="00AA3AAE">
      <w:pPr>
        <w:pStyle w:val="Heading3"/>
        <w:jc w:val="both"/>
        <w:rPr>
          <w:rFonts w:cstheme="majorHAnsi"/>
          <w:color w:val="auto"/>
        </w:rPr>
      </w:pPr>
      <w:bookmarkStart w:id="51" w:name="duplicate-management"/>
      <w:bookmarkStart w:id="52" w:name="_Toc229045907"/>
      <w:bookmarkEnd w:id="49"/>
      <w:r w:rsidRPr="008740A0">
        <w:rPr>
          <w:rFonts w:cstheme="majorHAnsi"/>
          <w:color w:val="auto"/>
        </w:rPr>
        <w:t>2.2.2. Duplicate management</w:t>
      </w:r>
      <w:bookmarkEnd w:id="52"/>
    </w:p>
    <w:p w14:paraId="1AA368BA" w14:textId="3C2F4B95"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The same document or the same MRV procedure could be collected several times. For example, several scientific articles could include the same MRV </w:t>
      </w:r>
      <w:proofErr w:type="gramStart"/>
      <w:r w:rsidRPr="008740A0">
        <w:rPr>
          <w:rFonts w:asciiTheme="majorHAnsi" w:hAnsiTheme="majorHAnsi" w:cstheme="majorHAnsi"/>
        </w:rPr>
        <w:t>procedure</w:t>
      </w:r>
      <w:proofErr w:type="gramEnd"/>
      <w:r w:rsidRPr="008740A0">
        <w:rPr>
          <w:rFonts w:asciiTheme="majorHAnsi" w:hAnsiTheme="majorHAnsi" w:cstheme="majorHAnsi"/>
        </w:rPr>
        <w:t xml:space="preserve"> or a website could appear several times. We consider any new mention of an already mentioned MRV procedure as </w:t>
      </w:r>
      <w:r w:rsidR="0004443C" w:rsidRPr="008740A0">
        <w:rPr>
          <w:rFonts w:asciiTheme="majorHAnsi" w:hAnsiTheme="majorHAnsi" w:cstheme="majorHAnsi"/>
        </w:rPr>
        <w:t>duplicate</w:t>
      </w:r>
      <w:r w:rsidRPr="008740A0">
        <w:rPr>
          <w:rFonts w:asciiTheme="majorHAnsi" w:hAnsiTheme="majorHAnsi" w:cstheme="majorHAnsi"/>
        </w:rPr>
        <w:t xml:space="preserve">. Thus, we </w:t>
      </w:r>
      <w:r w:rsidR="002A79BD" w:rsidRPr="008740A0">
        <w:rPr>
          <w:rFonts w:asciiTheme="majorHAnsi" w:hAnsiTheme="majorHAnsi" w:cstheme="majorHAnsi"/>
        </w:rPr>
        <w:t>avoided</w:t>
      </w:r>
      <w:r w:rsidRPr="008740A0">
        <w:rPr>
          <w:rFonts w:asciiTheme="majorHAnsi" w:hAnsiTheme="majorHAnsi" w:cstheme="majorHAnsi"/>
        </w:rPr>
        <w:t xml:space="preserve"> counting twice the same MRV procedure.</w:t>
      </w:r>
    </w:p>
    <w:p w14:paraId="09F56B02" w14:textId="77777777" w:rsidR="00B934FE" w:rsidRPr="008740A0" w:rsidRDefault="00000000" w:rsidP="00AA3AAE">
      <w:pPr>
        <w:pStyle w:val="Heading2"/>
        <w:jc w:val="both"/>
        <w:rPr>
          <w:rFonts w:cstheme="majorHAnsi"/>
          <w:color w:val="auto"/>
        </w:rPr>
      </w:pPr>
      <w:bookmarkStart w:id="53" w:name="data-analysis"/>
      <w:bookmarkStart w:id="54" w:name="_Toc229045908"/>
      <w:bookmarkEnd w:id="40"/>
      <w:bookmarkEnd w:id="51"/>
      <w:r w:rsidRPr="008740A0">
        <w:rPr>
          <w:rFonts w:cstheme="majorHAnsi"/>
          <w:color w:val="auto"/>
        </w:rPr>
        <w:t>2.3. Data analysis</w:t>
      </w:r>
      <w:bookmarkEnd w:id="54"/>
    </w:p>
    <w:p w14:paraId="2716F17D" w14:textId="77777777" w:rsidR="00B934FE" w:rsidRPr="008740A0" w:rsidRDefault="00000000" w:rsidP="00AA3AAE">
      <w:pPr>
        <w:pStyle w:val="Heading3"/>
        <w:jc w:val="both"/>
        <w:rPr>
          <w:rFonts w:cstheme="majorHAnsi"/>
          <w:color w:val="auto"/>
        </w:rPr>
      </w:pPr>
      <w:bookmarkStart w:id="55" w:name="management-of-missing-information"/>
      <w:bookmarkStart w:id="56" w:name="_Toc229045909"/>
      <w:r w:rsidRPr="008740A0">
        <w:rPr>
          <w:rFonts w:cstheme="majorHAnsi"/>
          <w:color w:val="auto"/>
        </w:rPr>
        <w:t>2.3.1. Management of missing information</w:t>
      </w:r>
      <w:bookmarkEnd w:id="56"/>
    </w:p>
    <w:p w14:paraId="363B0002" w14:textId="455273A0"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Once the data collection </w:t>
      </w:r>
      <w:r w:rsidR="0004443C" w:rsidRPr="008740A0">
        <w:rPr>
          <w:rFonts w:asciiTheme="majorHAnsi" w:hAnsiTheme="majorHAnsi" w:cstheme="majorHAnsi"/>
        </w:rPr>
        <w:t>was done</w:t>
      </w:r>
      <w:r w:rsidRPr="008740A0">
        <w:rPr>
          <w:rFonts w:asciiTheme="majorHAnsi" w:hAnsiTheme="majorHAnsi" w:cstheme="majorHAnsi"/>
        </w:rPr>
        <w:t xml:space="preserve">, we noticed a large part of missing information. As missing information could bias the results, </w:t>
      </w:r>
      <w:proofErr w:type="gramStart"/>
      <w:r w:rsidRPr="008740A0">
        <w:rPr>
          <w:rFonts w:asciiTheme="majorHAnsi" w:hAnsiTheme="majorHAnsi" w:cstheme="majorHAnsi"/>
        </w:rPr>
        <w:t>in particular with</w:t>
      </w:r>
      <w:proofErr w:type="gramEnd"/>
      <w:r w:rsidRPr="008740A0">
        <w:rPr>
          <w:rFonts w:asciiTheme="majorHAnsi" w:hAnsiTheme="majorHAnsi" w:cstheme="majorHAnsi"/>
        </w:rPr>
        <w:t xml:space="preserve"> categorical variables, we decided to keep in the analysis only the variables that presented less than 30% MRV procedures without information.</w:t>
      </w:r>
    </w:p>
    <w:p w14:paraId="107C1E07" w14:textId="77777777" w:rsidR="00B934FE" w:rsidRPr="008740A0" w:rsidRDefault="00000000" w:rsidP="00AA3AAE">
      <w:pPr>
        <w:pStyle w:val="Heading3"/>
        <w:jc w:val="both"/>
        <w:rPr>
          <w:rFonts w:cstheme="majorHAnsi"/>
          <w:color w:val="auto"/>
        </w:rPr>
      </w:pPr>
      <w:bookmarkStart w:id="57" w:name="data-description"/>
      <w:bookmarkStart w:id="58" w:name="_Toc229045910"/>
      <w:bookmarkEnd w:id="55"/>
      <w:r w:rsidRPr="008740A0">
        <w:rPr>
          <w:rFonts w:cstheme="majorHAnsi"/>
          <w:color w:val="auto"/>
        </w:rPr>
        <w:lastRenderedPageBreak/>
        <w:t>2.3.2. Data description</w:t>
      </w:r>
      <w:bookmarkEnd w:id="58"/>
    </w:p>
    <w:p w14:paraId="0498A918"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pooled the data collected from the three search methods. We used the software R and the library ggplot2 to build barplots for each variable and build a co-occurrence matrix.</w:t>
      </w:r>
    </w:p>
    <w:p w14:paraId="6F9BBA2F" w14:textId="77777777" w:rsidR="00B934FE" w:rsidRPr="008740A0" w:rsidRDefault="00000000" w:rsidP="00AA3AAE">
      <w:pPr>
        <w:pStyle w:val="Heading3"/>
        <w:jc w:val="both"/>
        <w:rPr>
          <w:rFonts w:cstheme="majorHAnsi"/>
          <w:color w:val="auto"/>
        </w:rPr>
      </w:pPr>
      <w:bookmarkStart w:id="59" w:name="typology-of-mrv-procedures"/>
      <w:bookmarkStart w:id="60" w:name="_Toc229045911"/>
      <w:bookmarkEnd w:id="57"/>
      <w:r w:rsidRPr="008740A0">
        <w:rPr>
          <w:rFonts w:cstheme="majorHAnsi"/>
          <w:color w:val="auto"/>
        </w:rPr>
        <w:t>2.3.3. Typology of MRV procedures</w:t>
      </w:r>
      <w:bookmarkEnd w:id="60"/>
    </w:p>
    <w:p w14:paraId="44428D51" w14:textId="098F80F1"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We used the software R version 4.3.0 for </w:t>
      </w:r>
      <w:r w:rsidR="003E1D04" w:rsidRPr="008740A0">
        <w:rPr>
          <w:rFonts w:asciiTheme="majorHAnsi" w:hAnsiTheme="majorHAnsi" w:cstheme="majorHAnsi"/>
        </w:rPr>
        <w:t>statistical</w:t>
      </w:r>
      <w:r w:rsidRPr="008740A0">
        <w:rPr>
          <w:rFonts w:asciiTheme="majorHAnsi" w:hAnsiTheme="majorHAnsi" w:cstheme="majorHAnsi"/>
        </w:rPr>
        <w:t xml:space="preserve"> analysis.</w:t>
      </w:r>
    </w:p>
    <w:p w14:paraId="48343A29"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All the MRV procedures pooled, we implemented multiple component analysis (MCA) with the function MCA from the package FactomineR, </w:t>
      </w:r>
      <w:proofErr w:type="gramStart"/>
      <w:r w:rsidRPr="008740A0">
        <w:rPr>
          <w:rFonts w:asciiTheme="majorHAnsi" w:hAnsiTheme="majorHAnsi" w:cstheme="majorHAnsi"/>
        </w:rPr>
        <w:t>in order to</w:t>
      </w:r>
      <w:proofErr w:type="gramEnd"/>
      <w:r w:rsidRPr="008740A0">
        <w:rPr>
          <w:rFonts w:asciiTheme="majorHAnsi" w:hAnsiTheme="majorHAnsi" w:cstheme="majorHAnsi"/>
        </w:rPr>
        <w:t xml:space="preserve"> highlight main groups of MRV procedures.</w:t>
      </w:r>
    </w:p>
    <w:p w14:paraId="16A819A7" w14:textId="01E9B176"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We implemented </w:t>
      </w:r>
      <w:r w:rsidR="002A79BD" w:rsidRPr="008740A0">
        <w:rPr>
          <w:rFonts w:asciiTheme="majorHAnsi" w:hAnsiTheme="majorHAnsi" w:cstheme="majorHAnsi"/>
        </w:rPr>
        <w:t>HCPC</w:t>
      </w:r>
      <w:r w:rsidRPr="008740A0">
        <w:rPr>
          <w:rFonts w:asciiTheme="majorHAnsi" w:hAnsiTheme="majorHAnsi" w:cstheme="majorHAnsi"/>
        </w:rPr>
        <w:t xml:space="preserve"> to identify the groups of MRV procedures and the elements characterizing them. We computed a v-test and a p-value. We focused our analysis on the categories presenting 1) v-test&gt;2 and a p-value&lt;0.05. We focus our analysis of the owned categories (i.e. Yes).</w:t>
      </w:r>
    </w:p>
    <w:p w14:paraId="49ECDE94" w14:textId="77777777" w:rsidR="00B934FE" w:rsidRPr="008740A0" w:rsidRDefault="00000000" w:rsidP="00AA3AAE">
      <w:pPr>
        <w:pStyle w:val="Heading3"/>
        <w:jc w:val="both"/>
        <w:rPr>
          <w:rFonts w:cstheme="majorHAnsi"/>
          <w:color w:val="auto"/>
        </w:rPr>
      </w:pPr>
      <w:bookmarkStart w:id="61" w:name="building-the-classification-tree"/>
      <w:bookmarkStart w:id="62" w:name="_Toc229045912"/>
      <w:bookmarkEnd w:id="59"/>
      <w:r w:rsidRPr="008740A0">
        <w:rPr>
          <w:rFonts w:cstheme="majorHAnsi"/>
          <w:color w:val="auto"/>
        </w:rPr>
        <w:t>2.3.4. Building the classification tree</w:t>
      </w:r>
      <w:bookmarkEnd w:id="62"/>
    </w:p>
    <w:p w14:paraId="37F5B767" w14:textId="2EEFA039"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Then, we built a user-friendly interface with Python. The outputs are the MRV procedures with a card format, fitted to the context of the user. All the codes and datasets needed to run the decision tool are part of the appendices (</w:t>
      </w:r>
      <w:r w:rsidR="003E1D04" w:rsidRPr="008740A0">
        <w:rPr>
          <w:rFonts w:asciiTheme="majorHAnsi" w:hAnsiTheme="majorHAnsi" w:cstheme="majorHAnsi"/>
        </w:rPr>
        <w:t>A</w:t>
      </w:r>
      <w:r w:rsidRPr="008740A0">
        <w:rPr>
          <w:rFonts w:asciiTheme="majorHAnsi" w:hAnsiTheme="majorHAnsi" w:cstheme="majorHAnsi"/>
        </w:rPr>
        <w:t>ppendix X).</w:t>
      </w:r>
    </w:p>
    <w:p w14:paraId="6889B917" w14:textId="77777777" w:rsidR="00B934FE" w:rsidRPr="008740A0" w:rsidRDefault="00000000" w:rsidP="00AA3AAE">
      <w:pPr>
        <w:pStyle w:val="Heading1"/>
        <w:jc w:val="both"/>
        <w:rPr>
          <w:rFonts w:cstheme="majorHAnsi"/>
          <w:color w:val="auto"/>
        </w:rPr>
      </w:pPr>
      <w:bookmarkStart w:id="63" w:name="results"/>
      <w:bookmarkStart w:id="64" w:name="_Toc229045913"/>
      <w:bookmarkEnd w:id="29"/>
      <w:bookmarkEnd w:id="53"/>
      <w:bookmarkEnd w:id="61"/>
      <w:r w:rsidRPr="008740A0">
        <w:rPr>
          <w:rFonts w:cstheme="majorHAnsi"/>
          <w:color w:val="auto"/>
        </w:rPr>
        <w:t>3. Results</w:t>
      </w:r>
      <w:bookmarkEnd w:id="64"/>
    </w:p>
    <w:p w14:paraId="068E9CEC" w14:textId="77777777" w:rsidR="00B934FE" w:rsidRPr="008740A0" w:rsidRDefault="00000000" w:rsidP="00AA3AAE">
      <w:pPr>
        <w:pStyle w:val="Heading2"/>
        <w:jc w:val="both"/>
        <w:rPr>
          <w:rFonts w:cstheme="majorHAnsi"/>
          <w:color w:val="auto"/>
        </w:rPr>
      </w:pPr>
      <w:bookmarkStart w:id="65" w:name="data-collection-1"/>
      <w:bookmarkStart w:id="66" w:name="_Toc229045914"/>
      <w:r w:rsidRPr="008740A0">
        <w:rPr>
          <w:rFonts w:cstheme="majorHAnsi"/>
          <w:color w:val="auto"/>
        </w:rPr>
        <w:t>3.1. Data collection</w:t>
      </w:r>
      <w:bookmarkEnd w:id="66"/>
    </w:p>
    <w:p w14:paraId="2826BCFD" w14:textId="77777777" w:rsidR="00B934FE" w:rsidRPr="008740A0" w:rsidRDefault="00000000" w:rsidP="00AA3AAE">
      <w:pPr>
        <w:pStyle w:val="Heading3"/>
        <w:jc w:val="both"/>
        <w:rPr>
          <w:rFonts w:cstheme="majorHAnsi"/>
          <w:color w:val="auto"/>
        </w:rPr>
      </w:pPr>
      <w:bookmarkStart w:id="67" w:name="database-for-scientific-articles"/>
      <w:bookmarkStart w:id="68" w:name="_Toc229045915"/>
      <w:r w:rsidRPr="008740A0">
        <w:rPr>
          <w:rFonts w:cstheme="majorHAnsi"/>
          <w:color w:val="auto"/>
        </w:rPr>
        <w:t>3.1.1. Database for scientific articles</w:t>
      </w:r>
      <w:bookmarkEnd w:id="68"/>
    </w:p>
    <w:p w14:paraId="712CF2AD" w14:textId="3CCB6F6D"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collected 31 articles and only 9 fitted the requirements (</w:t>
      </w:r>
      <w:r w:rsidR="000323E9" w:rsidRPr="008740A0">
        <w:rPr>
          <w:rFonts w:asciiTheme="majorHAnsi" w:hAnsiTheme="majorHAnsi" w:cstheme="majorHAnsi"/>
        </w:rPr>
        <w:fldChar w:fldCharType="begin"/>
      </w:r>
      <w:r w:rsidR="000323E9" w:rsidRPr="008740A0">
        <w:rPr>
          <w:rFonts w:asciiTheme="majorHAnsi" w:hAnsiTheme="majorHAnsi" w:cstheme="majorHAnsi"/>
        </w:rPr>
        <w:instrText xml:space="preserve"> REF _Ref228979686 \h </w:instrText>
      </w:r>
      <w:r w:rsidR="000323E9" w:rsidRPr="008740A0">
        <w:rPr>
          <w:rFonts w:asciiTheme="majorHAnsi" w:hAnsiTheme="majorHAnsi" w:cstheme="majorHAnsi"/>
        </w:rPr>
      </w:r>
      <w:r w:rsidR="008740A0">
        <w:rPr>
          <w:rFonts w:asciiTheme="majorHAnsi" w:hAnsiTheme="majorHAnsi" w:cstheme="majorHAnsi"/>
        </w:rPr>
        <w:instrText xml:space="preserve"> \* MERGEFORMAT </w:instrText>
      </w:r>
      <w:r w:rsidR="000323E9" w:rsidRPr="008740A0">
        <w:rPr>
          <w:rFonts w:asciiTheme="majorHAnsi" w:hAnsiTheme="majorHAnsi" w:cstheme="majorHAnsi"/>
        </w:rPr>
        <w:fldChar w:fldCharType="separate"/>
      </w:r>
      <w:r w:rsidR="000323E9" w:rsidRPr="008740A0">
        <w:rPr>
          <w:rFonts w:asciiTheme="majorHAnsi" w:hAnsiTheme="majorHAnsi" w:cstheme="majorHAnsi"/>
        </w:rPr>
        <w:t xml:space="preserve">Figure </w:t>
      </w:r>
      <w:r w:rsidR="000323E9" w:rsidRPr="008740A0">
        <w:rPr>
          <w:rFonts w:asciiTheme="majorHAnsi" w:hAnsiTheme="majorHAnsi" w:cstheme="majorHAnsi"/>
          <w:noProof/>
        </w:rPr>
        <w:t>1</w:t>
      </w:r>
      <w:r w:rsidR="000323E9" w:rsidRPr="008740A0">
        <w:rPr>
          <w:rFonts w:asciiTheme="majorHAnsi" w:hAnsiTheme="majorHAnsi" w:cstheme="majorHAnsi"/>
        </w:rPr>
        <w:fldChar w:fldCharType="end"/>
      </w:r>
      <w:r w:rsidRPr="008740A0">
        <w:rPr>
          <w:rFonts w:asciiTheme="majorHAnsi" w:hAnsiTheme="majorHAnsi" w:cstheme="majorHAnsi"/>
        </w:rPr>
        <w:t>).</w:t>
      </w:r>
    </w:p>
    <w:p w14:paraId="674BD305" w14:textId="6978CEDB" w:rsidR="000323E9" w:rsidRPr="008740A0" w:rsidRDefault="000323E9" w:rsidP="000323E9">
      <w:pPr>
        <w:pStyle w:val="Caption"/>
        <w:jc w:val="both"/>
        <w:rPr>
          <w:rFonts w:asciiTheme="majorHAnsi" w:hAnsiTheme="majorHAnsi" w:cstheme="majorHAnsi"/>
        </w:rPr>
      </w:pPr>
      <w:bookmarkStart w:id="69" w:name="_Ref228979686"/>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1</w:t>
      </w:r>
      <w:r w:rsidR="00146B73" w:rsidRPr="008740A0">
        <w:rPr>
          <w:rFonts w:asciiTheme="majorHAnsi" w:hAnsiTheme="majorHAnsi" w:cstheme="majorHAnsi"/>
          <w:noProof/>
        </w:rPr>
        <w:fldChar w:fldCharType="end"/>
      </w:r>
      <w:bookmarkEnd w:id="69"/>
      <w:r w:rsidRPr="008740A0">
        <w:rPr>
          <w:rFonts w:asciiTheme="majorHAnsi" w:hAnsiTheme="majorHAnsi" w:cstheme="majorHAnsi"/>
        </w:rPr>
        <w:t>. PRISMA diagram for article review</w:t>
      </w:r>
    </w:p>
    <w:p w14:paraId="29511C9B" w14:textId="329C5001" w:rsidR="001D32C2" w:rsidRPr="008740A0" w:rsidRDefault="001D32C2" w:rsidP="00AA3AAE">
      <w:pPr>
        <w:pStyle w:val="BodyText"/>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31B5F5E7" wp14:editId="5D28A2BA">
            <wp:extent cx="4046561" cy="3402397"/>
            <wp:effectExtent l="0" t="0" r="0" b="0"/>
            <wp:docPr id="18687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849" name=""/>
                    <pic:cNvPicPr/>
                  </pic:nvPicPr>
                  <pic:blipFill>
                    <a:blip r:embed="rId14"/>
                    <a:stretch>
                      <a:fillRect/>
                    </a:stretch>
                  </pic:blipFill>
                  <pic:spPr>
                    <a:xfrm>
                      <a:off x="0" y="0"/>
                      <a:ext cx="4049992" cy="3405282"/>
                    </a:xfrm>
                    <a:prstGeom prst="rect">
                      <a:avLst/>
                    </a:prstGeom>
                  </pic:spPr>
                </pic:pic>
              </a:graphicData>
            </a:graphic>
          </wp:inline>
        </w:drawing>
      </w:r>
    </w:p>
    <w:p w14:paraId="0B5946F2" w14:textId="77777777" w:rsidR="0004443C" w:rsidRPr="008740A0" w:rsidRDefault="0004443C" w:rsidP="00AA3AAE">
      <w:pPr>
        <w:pStyle w:val="BodyText"/>
        <w:jc w:val="both"/>
        <w:rPr>
          <w:rFonts w:asciiTheme="majorHAnsi" w:hAnsiTheme="majorHAnsi" w:cstheme="majorHAnsi"/>
          <w:lang w:val="en-GB"/>
        </w:rPr>
      </w:pPr>
    </w:p>
    <w:p w14:paraId="545E2D32" w14:textId="77777777" w:rsidR="00B934FE" w:rsidRPr="008740A0" w:rsidRDefault="00000000" w:rsidP="00AA3AAE">
      <w:pPr>
        <w:pStyle w:val="Heading3"/>
        <w:jc w:val="both"/>
        <w:rPr>
          <w:rFonts w:cstheme="majorHAnsi"/>
          <w:color w:val="auto"/>
        </w:rPr>
      </w:pPr>
      <w:bookmarkStart w:id="70" w:name="webscraping"/>
      <w:bookmarkStart w:id="71" w:name="_Toc229045916"/>
      <w:bookmarkEnd w:id="67"/>
      <w:r w:rsidRPr="008740A0">
        <w:rPr>
          <w:rFonts w:cstheme="majorHAnsi"/>
          <w:color w:val="auto"/>
        </w:rPr>
        <w:t>3.1.2. Webscraping</w:t>
      </w:r>
      <w:bookmarkEnd w:id="71"/>
    </w:p>
    <w:p w14:paraId="3BF8BB6B" w14:textId="637E8CB3"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With </w:t>
      </w:r>
      <w:proofErr w:type="spellStart"/>
      <w:r w:rsidR="002A79BD" w:rsidRPr="008740A0">
        <w:rPr>
          <w:rFonts w:asciiTheme="majorHAnsi" w:hAnsiTheme="majorHAnsi" w:cstheme="majorHAnsi"/>
        </w:rPr>
        <w:t>webscraping</w:t>
      </w:r>
      <w:proofErr w:type="spellEnd"/>
      <w:r w:rsidRPr="008740A0">
        <w:rPr>
          <w:rFonts w:asciiTheme="majorHAnsi" w:hAnsiTheme="majorHAnsi" w:cstheme="majorHAnsi"/>
        </w:rPr>
        <w:t>, we collected 1180 websites but only 34 fitted the requirements (</w:t>
      </w:r>
      <w:r w:rsidR="000323E9" w:rsidRPr="008740A0">
        <w:rPr>
          <w:rFonts w:asciiTheme="majorHAnsi" w:hAnsiTheme="majorHAnsi" w:cstheme="majorHAnsi"/>
        </w:rPr>
        <w:fldChar w:fldCharType="begin"/>
      </w:r>
      <w:r w:rsidR="000323E9" w:rsidRPr="008740A0">
        <w:rPr>
          <w:rFonts w:asciiTheme="majorHAnsi" w:hAnsiTheme="majorHAnsi" w:cstheme="majorHAnsi"/>
        </w:rPr>
        <w:instrText xml:space="preserve"> REF _Ref228979720 \h </w:instrText>
      </w:r>
      <w:r w:rsidR="000323E9" w:rsidRPr="008740A0">
        <w:rPr>
          <w:rFonts w:asciiTheme="majorHAnsi" w:hAnsiTheme="majorHAnsi" w:cstheme="majorHAnsi"/>
        </w:rPr>
      </w:r>
      <w:r w:rsidR="008740A0">
        <w:rPr>
          <w:rFonts w:asciiTheme="majorHAnsi" w:hAnsiTheme="majorHAnsi" w:cstheme="majorHAnsi"/>
        </w:rPr>
        <w:instrText xml:space="preserve"> \* MERGEFORMAT </w:instrText>
      </w:r>
      <w:r w:rsidR="000323E9" w:rsidRPr="008740A0">
        <w:rPr>
          <w:rFonts w:asciiTheme="majorHAnsi" w:hAnsiTheme="majorHAnsi" w:cstheme="majorHAnsi"/>
        </w:rPr>
        <w:fldChar w:fldCharType="separate"/>
      </w:r>
      <w:r w:rsidR="000323E9" w:rsidRPr="008740A0">
        <w:rPr>
          <w:rFonts w:asciiTheme="majorHAnsi" w:hAnsiTheme="majorHAnsi" w:cstheme="majorHAnsi"/>
        </w:rPr>
        <w:t xml:space="preserve">Figure </w:t>
      </w:r>
      <w:r w:rsidR="000323E9" w:rsidRPr="008740A0">
        <w:rPr>
          <w:rFonts w:asciiTheme="majorHAnsi" w:hAnsiTheme="majorHAnsi" w:cstheme="majorHAnsi"/>
          <w:noProof/>
        </w:rPr>
        <w:t>2</w:t>
      </w:r>
      <w:r w:rsidR="000323E9" w:rsidRPr="008740A0">
        <w:rPr>
          <w:rFonts w:asciiTheme="majorHAnsi" w:hAnsiTheme="majorHAnsi" w:cstheme="majorHAnsi"/>
        </w:rPr>
        <w:fldChar w:fldCharType="end"/>
      </w:r>
      <w:r w:rsidRPr="008740A0">
        <w:rPr>
          <w:rFonts w:asciiTheme="majorHAnsi" w:hAnsiTheme="majorHAnsi" w:cstheme="majorHAnsi"/>
        </w:rPr>
        <w:t>).</w:t>
      </w:r>
    </w:p>
    <w:p w14:paraId="78CBCD62" w14:textId="606A6684" w:rsidR="000323E9" w:rsidRPr="008740A0" w:rsidRDefault="000323E9" w:rsidP="000323E9">
      <w:pPr>
        <w:pStyle w:val="BodyText"/>
        <w:jc w:val="both"/>
        <w:rPr>
          <w:rFonts w:asciiTheme="majorHAnsi" w:hAnsiTheme="majorHAnsi" w:cstheme="majorHAnsi"/>
        </w:rPr>
      </w:pPr>
      <w:bookmarkStart w:id="72" w:name="_Ref228979720"/>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2</w:t>
      </w:r>
      <w:r w:rsidR="00146B73" w:rsidRPr="008740A0">
        <w:rPr>
          <w:rFonts w:asciiTheme="majorHAnsi" w:hAnsiTheme="majorHAnsi" w:cstheme="majorHAnsi"/>
          <w:noProof/>
        </w:rPr>
        <w:fldChar w:fldCharType="end"/>
      </w:r>
      <w:bookmarkEnd w:id="72"/>
      <w:r w:rsidRPr="008740A0">
        <w:rPr>
          <w:rFonts w:asciiTheme="majorHAnsi" w:hAnsiTheme="majorHAnsi" w:cstheme="majorHAnsi"/>
        </w:rPr>
        <w:t xml:space="preserve">. PRISMA diagram with </w:t>
      </w:r>
      <w:proofErr w:type="spellStart"/>
      <w:r w:rsidRPr="008740A0">
        <w:rPr>
          <w:rFonts w:asciiTheme="majorHAnsi" w:hAnsiTheme="majorHAnsi" w:cstheme="majorHAnsi"/>
        </w:rPr>
        <w:t>webscraping</w:t>
      </w:r>
      <w:proofErr w:type="spellEnd"/>
    </w:p>
    <w:p w14:paraId="1E245408" w14:textId="621A0E38" w:rsidR="001D32C2" w:rsidRPr="008740A0" w:rsidRDefault="001D32C2" w:rsidP="00AA3AAE">
      <w:pPr>
        <w:pStyle w:val="BodyText"/>
        <w:jc w:val="both"/>
        <w:rPr>
          <w:rFonts w:asciiTheme="majorHAnsi" w:hAnsiTheme="majorHAnsi" w:cstheme="majorHAnsi"/>
          <w:lang w:val="de-DE"/>
        </w:rPr>
      </w:pPr>
      <w:r w:rsidRPr="008740A0">
        <w:rPr>
          <w:rFonts w:asciiTheme="majorHAnsi" w:hAnsiTheme="majorHAnsi" w:cstheme="majorHAnsi"/>
          <w:noProof/>
          <w:lang w:val="de-DE"/>
        </w:rPr>
        <w:drawing>
          <wp:inline distT="0" distB="0" distL="0" distR="0" wp14:anchorId="1CA0595B" wp14:editId="1356ECFA">
            <wp:extent cx="2995684" cy="2892947"/>
            <wp:effectExtent l="0" t="0" r="0" b="0"/>
            <wp:docPr id="180602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20382" name=""/>
                    <pic:cNvPicPr/>
                  </pic:nvPicPr>
                  <pic:blipFill>
                    <a:blip r:embed="rId15"/>
                    <a:stretch>
                      <a:fillRect/>
                    </a:stretch>
                  </pic:blipFill>
                  <pic:spPr>
                    <a:xfrm>
                      <a:off x="0" y="0"/>
                      <a:ext cx="3004736" cy="2901689"/>
                    </a:xfrm>
                    <a:prstGeom prst="rect">
                      <a:avLst/>
                    </a:prstGeom>
                  </pic:spPr>
                </pic:pic>
              </a:graphicData>
            </a:graphic>
          </wp:inline>
        </w:drawing>
      </w:r>
    </w:p>
    <w:p w14:paraId="7BBFC275" w14:textId="77777777" w:rsidR="00B934FE" w:rsidRPr="008740A0" w:rsidRDefault="00000000" w:rsidP="00AA3AAE">
      <w:pPr>
        <w:pStyle w:val="Heading3"/>
        <w:jc w:val="both"/>
        <w:rPr>
          <w:rFonts w:cstheme="majorHAnsi"/>
          <w:color w:val="auto"/>
        </w:rPr>
      </w:pPr>
      <w:bookmarkStart w:id="73" w:name="browser-based-on-artificial-intelligence"/>
      <w:bookmarkStart w:id="74" w:name="_Toc229045917"/>
      <w:bookmarkEnd w:id="70"/>
      <w:r w:rsidRPr="008740A0">
        <w:rPr>
          <w:rFonts w:cstheme="majorHAnsi"/>
          <w:color w:val="auto"/>
        </w:rPr>
        <w:lastRenderedPageBreak/>
        <w:t>3.1.3. Browser based on Artificial Intelligence</w:t>
      </w:r>
      <w:bookmarkEnd w:id="74"/>
    </w:p>
    <w:p w14:paraId="069404CF" w14:textId="08E8A2A5"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With AI browsers, we obtained 31 websites and only one fitted the requirements (</w:t>
      </w:r>
      <w:r w:rsidR="000323E9" w:rsidRPr="008740A0">
        <w:rPr>
          <w:rFonts w:asciiTheme="majorHAnsi" w:hAnsiTheme="majorHAnsi" w:cstheme="majorHAnsi"/>
        </w:rPr>
        <w:fldChar w:fldCharType="begin"/>
      </w:r>
      <w:r w:rsidR="000323E9" w:rsidRPr="008740A0">
        <w:rPr>
          <w:rFonts w:asciiTheme="majorHAnsi" w:hAnsiTheme="majorHAnsi" w:cstheme="majorHAnsi"/>
        </w:rPr>
        <w:instrText xml:space="preserve"> REF _Ref228979826 \h </w:instrText>
      </w:r>
      <w:r w:rsidR="000323E9" w:rsidRPr="008740A0">
        <w:rPr>
          <w:rFonts w:asciiTheme="majorHAnsi" w:hAnsiTheme="majorHAnsi" w:cstheme="majorHAnsi"/>
        </w:rPr>
      </w:r>
      <w:r w:rsidR="008740A0">
        <w:rPr>
          <w:rFonts w:asciiTheme="majorHAnsi" w:hAnsiTheme="majorHAnsi" w:cstheme="majorHAnsi"/>
        </w:rPr>
        <w:instrText xml:space="preserve"> \* MERGEFORMAT </w:instrText>
      </w:r>
      <w:r w:rsidR="000323E9" w:rsidRPr="008740A0">
        <w:rPr>
          <w:rFonts w:asciiTheme="majorHAnsi" w:hAnsiTheme="majorHAnsi" w:cstheme="majorHAnsi"/>
        </w:rPr>
        <w:fldChar w:fldCharType="separate"/>
      </w:r>
      <w:r w:rsidR="000323E9" w:rsidRPr="008740A0">
        <w:rPr>
          <w:rFonts w:asciiTheme="majorHAnsi" w:hAnsiTheme="majorHAnsi" w:cstheme="majorHAnsi"/>
        </w:rPr>
        <w:t xml:space="preserve">Figure </w:t>
      </w:r>
      <w:r w:rsidR="000323E9" w:rsidRPr="008740A0">
        <w:rPr>
          <w:rFonts w:asciiTheme="majorHAnsi" w:hAnsiTheme="majorHAnsi" w:cstheme="majorHAnsi"/>
          <w:noProof/>
        </w:rPr>
        <w:t>3</w:t>
      </w:r>
      <w:r w:rsidR="000323E9" w:rsidRPr="008740A0">
        <w:rPr>
          <w:rFonts w:asciiTheme="majorHAnsi" w:hAnsiTheme="majorHAnsi" w:cstheme="majorHAnsi"/>
        </w:rPr>
        <w:fldChar w:fldCharType="end"/>
      </w:r>
      <w:r w:rsidRPr="008740A0">
        <w:rPr>
          <w:rFonts w:asciiTheme="majorHAnsi" w:hAnsiTheme="majorHAnsi" w:cstheme="majorHAnsi"/>
        </w:rPr>
        <w:t>).</w:t>
      </w:r>
    </w:p>
    <w:p w14:paraId="778927E0" w14:textId="4FE36DE2" w:rsidR="00B934FE" w:rsidRPr="008740A0" w:rsidRDefault="000323E9" w:rsidP="000323E9">
      <w:pPr>
        <w:pStyle w:val="Caption"/>
        <w:rPr>
          <w:rFonts w:asciiTheme="majorHAnsi" w:hAnsiTheme="majorHAnsi" w:cstheme="majorHAnsi"/>
        </w:rPr>
      </w:pPr>
      <w:bookmarkStart w:id="75" w:name="_Ref228979826"/>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3</w:t>
      </w:r>
      <w:r w:rsidR="00146B73" w:rsidRPr="008740A0">
        <w:rPr>
          <w:rFonts w:asciiTheme="majorHAnsi" w:hAnsiTheme="majorHAnsi" w:cstheme="majorHAnsi"/>
          <w:noProof/>
        </w:rPr>
        <w:fldChar w:fldCharType="end"/>
      </w:r>
      <w:bookmarkEnd w:id="75"/>
      <w:r w:rsidRPr="008740A0">
        <w:rPr>
          <w:rFonts w:asciiTheme="majorHAnsi" w:hAnsiTheme="majorHAnsi" w:cstheme="majorHAnsi"/>
        </w:rPr>
        <w:t>. PRISMA diagram with data from AI browser</w:t>
      </w:r>
    </w:p>
    <w:p w14:paraId="61DA174F" w14:textId="78C77BB6" w:rsidR="001D32C2" w:rsidRPr="008740A0" w:rsidRDefault="001D32C2" w:rsidP="00AA3AAE">
      <w:pPr>
        <w:pStyle w:val="BodyText"/>
        <w:jc w:val="both"/>
        <w:rPr>
          <w:rFonts w:asciiTheme="majorHAnsi" w:hAnsiTheme="majorHAnsi" w:cstheme="majorHAnsi"/>
        </w:rPr>
      </w:pPr>
      <w:r w:rsidRPr="008740A0">
        <w:rPr>
          <w:rFonts w:asciiTheme="majorHAnsi" w:hAnsiTheme="majorHAnsi" w:cstheme="majorHAnsi"/>
          <w:noProof/>
        </w:rPr>
        <w:drawing>
          <wp:inline distT="0" distB="0" distL="0" distR="0" wp14:anchorId="17E1F1E0" wp14:editId="1234D7B1">
            <wp:extent cx="3161136" cy="3125337"/>
            <wp:effectExtent l="0" t="0" r="0" b="0"/>
            <wp:docPr id="9411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7958" name=""/>
                    <pic:cNvPicPr/>
                  </pic:nvPicPr>
                  <pic:blipFill>
                    <a:blip r:embed="rId16"/>
                    <a:stretch>
                      <a:fillRect/>
                    </a:stretch>
                  </pic:blipFill>
                  <pic:spPr>
                    <a:xfrm>
                      <a:off x="0" y="0"/>
                      <a:ext cx="3166767" cy="3130904"/>
                    </a:xfrm>
                    <a:prstGeom prst="rect">
                      <a:avLst/>
                    </a:prstGeom>
                  </pic:spPr>
                </pic:pic>
              </a:graphicData>
            </a:graphic>
          </wp:inline>
        </w:drawing>
      </w:r>
    </w:p>
    <w:p w14:paraId="63CBC2CB" w14:textId="77777777" w:rsidR="00B934FE" w:rsidRPr="008740A0" w:rsidRDefault="00000000" w:rsidP="00AA3AAE">
      <w:pPr>
        <w:pStyle w:val="Heading3"/>
        <w:jc w:val="both"/>
        <w:rPr>
          <w:rFonts w:cstheme="majorHAnsi"/>
          <w:color w:val="auto"/>
        </w:rPr>
      </w:pPr>
      <w:bookmarkStart w:id="76" w:name="X0d6b5b95a2c4e36123943162183c50c884a776e"/>
      <w:bookmarkStart w:id="77" w:name="_Toc229045918"/>
      <w:bookmarkEnd w:id="73"/>
      <w:r w:rsidRPr="008740A0">
        <w:rPr>
          <w:rFonts w:cstheme="majorHAnsi"/>
          <w:color w:val="auto"/>
        </w:rPr>
        <w:t>3.1.4. Total number of MRV procedures and rate of missing information per variable</w:t>
      </w:r>
      <w:bookmarkEnd w:id="77"/>
    </w:p>
    <w:p w14:paraId="1AFCE0DB"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In total, we found 96 MRV procedures. A lot of information was not provided in the documents we collected (Appendix X). As the information was missing for more than 30% of the dataset, we did not include in the analysis 1) regarding the monitoring, the use of the sampling frequency, the standard methodologies, the cost and the plot area, 2) regarding the reporting, the uncertainty measurement and the threshold methodology, 3) considering the verification, the methodology, the automatization, the auditor type and the data sharing.</w:t>
      </w:r>
    </w:p>
    <w:p w14:paraId="724AF5BE" w14:textId="77777777" w:rsidR="00B934FE" w:rsidRPr="008740A0" w:rsidRDefault="00000000" w:rsidP="00AA3AAE">
      <w:pPr>
        <w:pStyle w:val="Heading2"/>
        <w:jc w:val="both"/>
        <w:rPr>
          <w:rFonts w:cstheme="majorHAnsi"/>
          <w:color w:val="auto"/>
        </w:rPr>
      </w:pPr>
      <w:bookmarkStart w:id="78" w:name="data-description-1"/>
      <w:bookmarkStart w:id="79" w:name="_Toc229045919"/>
      <w:bookmarkEnd w:id="65"/>
      <w:bookmarkEnd w:id="76"/>
      <w:r w:rsidRPr="008740A0">
        <w:rPr>
          <w:rFonts w:cstheme="majorHAnsi"/>
          <w:color w:val="auto"/>
        </w:rPr>
        <w:t>3.2. Data description</w:t>
      </w:r>
      <w:bookmarkEnd w:id="79"/>
    </w:p>
    <w:p w14:paraId="40C25F1A" w14:textId="77777777" w:rsidR="00B934FE" w:rsidRPr="008740A0" w:rsidRDefault="00000000" w:rsidP="00AA3AAE">
      <w:pPr>
        <w:pStyle w:val="Heading3"/>
        <w:jc w:val="both"/>
        <w:rPr>
          <w:rFonts w:cstheme="majorHAnsi"/>
          <w:color w:val="auto"/>
        </w:rPr>
      </w:pPr>
      <w:bookmarkStart w:id="80" w:name="Xaba3a219433d86f2f8608707f75ed07d7f2dfc4"/>
      <w:bookmarkStart w:id="81" w:name="_Toc229045920"/>
      <w:r w:rsidRPr="008740A0">
        <w:rPr>
          <w:rFonts w:cstheme="majorHAnsi"/>
          <w:color w:val="auto"/>
        </w:rPr>
        <w:t>3.2.1. Geographical location and implementation state</w:t>
      </w:r>
      <w:bookmarkEnd w:id="81"/>
    </w:p>
    <w:p w14:paraId="7BC743A1" w14:textId="5FB451D5"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MRV procedures mainly took place in America, Oceania and Europe. Only few countries were covered in Africa and Asia (</w:t>
      </w:r>
      <w:r w:rsidR="000323E9" w:rsidRPr="008740A0">
        <w:rPr>
          <w:rFonts w:asciiTheme="majorHAnsi" w:hAnsiTheme="majorHAnsi" w:cstheme="majorHAnsi"/>
        </w:rPr>
        <w:fldChar w:fldCharType="begin"/>
      </w:r>
      <w:r w:rsidR="000323E9" w:rsidRPr="008740A0">
        <w:rPr>
          <w:rFonts w:asciiTheme="majorHAnsi" w:hAnsiTheme="majorHAnsi" w:cstheme="majorHAnsi"/>
        </w:rPr>
        <w:instrText xml:space="preserve"> REF _Ref228980040 \h </w:instrText>
      </w:r>
      <w:r w:rsidR="000323E9" w:rsidRPr="008740A0">
        <w:rPr>
          <w:rFonts w:asciiTheme="majorHAnsi" w:hAnsiTheme="majorHAnsi" w:cstheme="majorHAnsi"/>
        </w:rPr>
      </w:r>
      <w:r w:rsidR="008740A0">
        <w:rPr>
          <w:rFonts w:asciiTheme="majorHAnsi" w:hAnsiTheme="majorHAnsi" w:cstheme="majorHAnsi"/>
        </w:rPr>
        <w:instrText xml:space="preserve"> \* MERGEFORMAT </w:instrText>
      </w:r>
      <w:r w:rsidR="000323E9" w:rsidRPr="008740A0">
        <w:rPr>
          <w:rFonts w:asciiTheme="majorHAnsi" w:hAnsiTheme="majorHAnsi" w:cstheme="majorHAnsi"/>
        </w:rPr>
        <w:fldChar w:fldCharType="separate"/>
      </w:r>
      <w:r w:rsidR="000323E9" w:rsidRPr="008740A0">
        <w:rPr>
          <w:rFonts w:asciiTheme="majorHAnsi" w:hAnsiTheme="majorHAnsi" w:cstheme="majorHAnsi"/>
        </w:rPr>
        <w:t xml:space="preserve">Figure </w:t>
      </w:r>
      <w:r w:rsidR="000323E9" w:rsidRPr="008740A0">
        <w:rPr>
          <w:rFonts w:asciiTheme="majorHAnsi" w:hAnsiTheme="majorHAnsi" w:cstheme="majorHAnsi"/>
          <w:noProof/>
        </w:rPr>
        <w:t>4</w:t>
      </w:r>
      <w:r w:rsidR="000323E9" w:rsidRPr="008740A0">
        <w:rPr>
          <w:rFonts w:asciiTheme="majorHAnsi" w:hAnsiTheme="majorHAnsi" w:cstheme="majorHAnsi"/>
        </w:rPr>
        <w:fldChar w:fldCharType="end"/>
      </w:r>
      <w:r w:rsidRPr="008740A0">
        <w:rPr>
          <w:rFonts w:asciiTheme="majorHAnsi" w:hAnsiTheme="majorHAnsi" w:cstheme="majorHAnsi"/>
        </w:rPr>
        <w:t>).</w:t>
      </w:r>
    </w:p>
    <w:p w14:paraId="267A79DE" w14:textId="72092548" w:rsidR="00B934FE" w:rsidRPr="008740A0" w:rsidRDefault="000323E9" w:rsidP="000323E9">
      <w:pPr>
        <w:pStyle w:val="Caption"/>
        <w:rPr>
          <w:rFonts w:asciiTheme="majorHAnsi" w:hAnsiTheme="majorHAnsi" w:cstheme="majorHAnsi"/>
        </w:rPr>
      </w:pPr>
      <w:bookmarkStart w:id="82" w:name="_Ref228980040"/>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4</w:t>
      </w:r>
      <w:r w:rsidR="00146B73" w:rsidRPr="008740A0">
        <w:rPr>
          <w:rFonts w:asciiTheme="majorHAnsi" w:hAnsiTheme="majorHAnsi" w:cstheme="majorHAnsi"/>
          <w:noProof/>
        </w:rPr>
        <w:fldChar w:fldCharType="end"/>
      </w:r>
      <w:bookmarkEnd w:id="82"/>
      <w:r w:rsidRPr="008740A0">
        <w:rPr>
          <w:rFonts w:asciiTheme="majorHAnsi" w:hAnsiTheme="majorHAnsi" w:cstheme="majorHAnsi"/>
        </w:rPr>
        <w:t>. Map of the number of MRV procedures taking place in each country</w:t>
      </w:r>
    </w:p>
    <w:p w14:paraId="366332AD"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5251DC64" wp14:editId="29422F80">
            <wp:extent cx="5829300" cy="253576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Analysis_Task511_29-04-26_files/figure-docx/Map%20occurrence%20All-1.png"/>
                    <pic:cNvPicPr>
                      <a:picLocks noChangeAspect="1" noChangeArrowheads="1"/>
                    </pic:cNvPicPr>
                  </pic:nvPicPr>
                  <pic:blipFill rotWithShape="1">
                    <a:blip r:embed="rId17"/>
                    <a:srcRect t="23995" b="25934"/>
                    <a:stretch>
                      <a:fillRect/>
                    </a:stretch>
                  </pic:blipFill>
                  <pic:spPr bwMode="auto">
                    <a:xfrm>
                      <a:off x="0" y="0"/>
                      <a:ext cx="5857881" cy="2548199"/>
                    </a:xfrm>
                    <a:prstGeom prst="rect">
                      <a:avLst/>
                    </a:prstGeom>
                    <a:noFill/>
                    <a:ln>
                      <a:noFill/>
                    </a:ln>
                    <a:extLst>
                      <a:ext uri="{53640926-AAD7-44D8-BBD7-CCE9431645EC}">
                        <a14:shadowObscured xmlns:a14="http://schemas.microsoft.com/office/drawing/2010/main"/>
                      </a:ext>
                    </a:extLst>
                  </pic:spPr>
                </pic:pic>
              </a:graphicData>
            </a:graphic>
          </wp:inline>
        </w:drawing>
      </w:r>
    </w:p>
    <w:p w14:paraId="169BEFF1"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More than 80% of the MRV procedures were already implemented (Appendix X).</w:t>
      </w:r>
    </w:p>
    <w:p w14:paraId="7750A2E6" w14:textId="77777777" w:rsidR="00B934FE" w:rsidRPr="008740A0" w:rsidRDefault="00000000" w:rsidP="00AA3AAE">
      <w:pPr>
        <w:pStyle w:val="Heading3"/>
        <w:jc w:val="both"/>
        <w:rPr>
          <w:rFonts w:cstheme="majorHAnsi"/>
          <w:color w:val="auto"/>
        </w:rPr>
      </w:pPr>
      <w:bookmarkStart w:id="83" w:name="stakeholders"/>
      <w:bookmarkStart w:id="84" w:name="_Toc229045921"/>
      <w:bookmarkEnd w:id="80"/>
      <w:r w:rsidRPr="008740A0">
        <w:rPr>
          <w:rFonts w:cstheme="majorHAnsi"/>
          <w:color w:val="auto"/>
        </w:rPr>
        <w:t>3.2.3. Stakeholders</w:t>
      </w:r>
      <w:bookmarkEnd w:id="84"/>
    </w:p>
    <w:p w14:paraId="6B865427" w14:textId="23B43392"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More than 70% of the MRV procedures take place in agricultural areas. The other land uses were forest, peatlands or wetlands and degraded lands (</w:t>
      </w:r>
      <w:r w:rsidR="000323E9" w:rsidRPr="008740A0">
        <w:rPr>
          <w:rFonts w:asciiTheme="majorHAnsi" w:hAnsiTheme="majorHAnsi" w:cstheme="majorHAnsi"/>
        </w:rPr>
        <w:fldChar w:fldCharType="begin"/>
      </w:r>
      <w:r w:rsidR="000323E9" w:rsidRPr="008740A0">
        <w:rPr>
          <w:rFonts w:asciiTheme="majorHAnsi" w:hAnsiTheme="majorHAnsi" w:cstheme="majorHAnsi"/>
        </w:rPr>
        <w:instrText xml:space="preserve"> REF _Ref228980073 \h </w:instrText>
      </w:r>
      <w:r w:rsidR="000323E9" w:rsidRPr="008740A0">
        <w:rPr>
          <w:rFonts w:asciiTheme="majorHAnsi" w:hAnsiTheme="majorHAnsi" w:cstheme="majorHAnsi"/>
        </w:rPr>
      </w:r>
      <w:r w:rsidR="008740A0">
        <w:rPr>
          <w:rFonts w:asciiTheme="majorHAnsi" w:hAnsiTheme="majorHAnsi" w:cstheme="majorHAnsi"/>
        </w:rPr>
        <w:instrText xml:space="preserve"> \* MERGEFORMAT </w:instrText>
      </w:r>
      <w:r w:rsidR="000323E9" w:rsidRPr="008740A0">
        <w:rPr>
          <w:rFonts w:asciiTheme="majorHAnsi" w:hAnsiTheme="majorHAnsi" w:cstheme="majorHAnsi"/>
        </w:rPr>
        <w:fldChar w:fldCharType="separate"/>
      </w:r>
      <w:r w:rsidR="000323E9" w:rsidRPr="008740A0">
        <w:rPr>
          <w:rFonts w:asciiTheme="majorHAnsi" w:hAnsiTheme="majorHAnsi" w:cstheme="majorHAnsi"/>
        </w:rPr>
        <w:t xml:space="preserve">Figure </w:t>
      </w:r>
      <w:r w:rsidR="000323E9" w:rsidRPr="008740A0">
        <w:rPr>
          <w:rFonts w:asciiTheme="majorHAnsi" w:hAnsiTheme="majorHAnsi" w:cstheme="majorHAnsi"/>
          <w:noProof/>
        </w:rPr>
        <w:t>5</w:t>
      </w:r>
      <w:r w:rsidR="000323E9" w:rsidRPr="008740A0">
        <w:rPr>
          <w:rFonts w:asciiTheme="majorHAnsi" w:hAnsiTheme="majorHAnsi" w:cstheme="majorHAnsi"/>
        </w:rPr>
        <w:fldChar w:fldCharType="end"/>
      </w:r>
      <w:r w:rsidRPr="008740A0">
        <w:rPr>
          <w:rFonts w:asciiTheme="majorHAnsi" w:hAnsiTheme="majorHAnsi" w:cstheme="majorHAnsi"/>
        </w:rPr>
        <w:t>).</w:t>
      </w:r>
    </w:p>
    <w:p w14:paraId="1B574D16" w14:textId="4A39D525" w:rsidR="00B934FE" w:rsidRPr="008740A0" w:rsidRDefault="000323E9" w:rsidP="000323E9">
      <w:pPr>
        <w:pStyle w:val="Caption"/>
        <w:rPr>
          <w:rFonts w:asciiTheme="majorHAnsi" w:hAnsiTheme="majorHAnsi" w:cstheme="majorHAnsi"/>
        </w:rPr>
      </w:pPr>
      <w:bookmarkStart w:id="85" w:name="_Ref228980073"/>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5</w:t>
      </w:r>
      <w:r w:rsidR="00146B73" w:rsidRPr="008740A0">
        <w:rPr>
          <w:rFonts w:asciiTheme="majorHAnsi" w:hAnsiTheme="majorHAnsi" w:cstheme="majorHAnsi"/>
          <w:noProof/>
        </w:rPr>
        <w:fldChar w:fldCharType="end"/>
      </w:r>
      <w:bookmarkEnd w:id="85"/>
      <w:r w:rsidRPr="008740A0">
        <w:rPr>
          <w:rFonts w:asciiTheme="majorHAnsi" w:hAnsiTheme="majorHAnsi" w:cstheme="majorHAnsi"/>
        </w:rPr>
        <w:t xml:space="preserve">. Number of MRV procedures </w:t>
      </w:r>
      <w:r w:rsidR="003E1D04" w:rsidRPr="008740A0">
        <w:rPr>
          <w:rFonts w:asciiTheme="majorHAnsi" w:hAnsiTheme="majorHAnsi" w:cstheme="majorHAnsi"/>
        </w:rPr>
        <w:t>according to</w:t>
      </w:r>
      <w:r w:rsidRPr="008740A0">
        <w:rPr>
          <w:rFonts w:asciiTheme="majorHAnsi" w:hAnsiTheme="majorHAnsi" w:cstheme="majorHAnsi"/>
        </w:rPr>
        <w:t xml:space="preserve"> the land use</w:t>
      </w:r>
    </w:p>
    <w:p w14:paraId="7F3514A3"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noProof/>
        </w:rPr>
        <w:drawing>
          <wp:inline distT="0" distB="0" distL="0" distR="0" wp14:anchorId="49FC506F" wp14:editId="6FA687D1">
            <wp:extent cx="4587290" cy="3669832"/>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Analysis_Task511_29-04-26_files/figure-docx/Figure%20Stakeholder%20Land%20use-1.png"/>
                    <pic:cNvPicPr>
                      <a:picLocks noChangeAspect="1" noChangeArrowheads="1"/>
                    </pic:cNvPicPr>
                  </pic:nvPicPr>
                  <pic:blipFill>
                    <a:blip r:embed="rId18"/>
                    <a:stretch>
                      <a:fillRect/>
                    </a:stretch>
                  </pic:blipFill>
                  <pic:spPr bwMode="auto">
                    <a:xfrm>
                      <a:off x="0" y="0"/>
                      <a:ext cx="4587290" cy="3669832"/>
                    </a:xfrm>
                    <a:prstGeom prst="rect">
                      <a:avLst/>
                    </a:prstGeom>
                    <a:noFill/>
                    <a:ln w="9525">
                      <a:noFill/>
                      <a:headEnd/>
                      <a:tailEnd/>
                    </a:ln>
                  </pic:spPr>
                </pic:pic>
              </a:graphicData>
            </a:graphic>
          </wp:inline>
        </w:drawing>
      </w:r>
    </w:p>
    <w:p w14:paraId="3265B4A4" w14:textId="532B1DB0" w:rsidR="00B934FE" w:rsidRPr="008740A0" w:rsidRDefault="00000000" w:rsidP="000323E9">
      <w:pPr>
        <w:pStyle w:val="Caption"/>
        <w:rPr>
          <w:rFonts w:asciiTheme="majorHAnsi" w:hAnsiTheme="majorHAnsi" w:cstheme="majorHAnsi"/>
        </w:rPr>
      </w:pPr>
      <w:r w:rsidRPr="008740A0">
        <w:rPr>
          <w:rFonts w:asciiTheme="majorHAnsi" w:hAnsiTheme="majorHAnsi" w:cstheme="majorHAnsi"/>
        </w:rPr>
        <w:lastRenderedPageBreak/>
        <w:t xml:space="preserve">They take place mainly </w:t>
      </w:r>
      <w:proofErr w:type="gramStart"/>
      <w:r w:rsidRPr="008740A0">
        <w:rPr>
          <w:rFonts w:asciiTheme="majorHAnsi" w:hAnsiTheme="majorHAnsi" w:cstheme="majorHAnsi"/>
        </w:rPr>
        <w:t>at local</w:t>
      </w:r>
      <w:proofErr w:type="gramEnd"/>
      <w:r w:rsidRPr="008740A0">
        <w:rPr>
          <w:rFonts w:asciiTheme="majorHAnsi" w:hAnsiTheme="majorHAnsi" w:cstheme="majorHAnsi"/>
        </w:rPr>
        <w:t xml:space="preserve"> scale. More than 40 MRV procedures take </w:t>
      </w:r>
      <w:proofErr w:type="gramStart"/>
      <w:r w:rsidRPr="008740A0">
        <w:rPr>
          <w:rFonts w:asciiTheme="majorHAnsi" w:hAnsiTheme="majorHAnsi" w:cstheme="majorHAnsi"/>
        </w:rPr>
        <w:t>place at</w:t>
      </w:r>
      <w:proofErr w:type="gramEnd"/>
      <w:r w:rsidRPr="008740A0">
        <w:rPr>
          <w:rFonts w:asciiTheme="majorHAnsi" w:hAnsiTheme="majorHAnsi" w:cstheme="majorHAnsi"/>
        </w:rPr>
        <w:t xml:space="preserve"> regional scale and </w:t>
      </w:r>
      <w:proofErr w:type="gramStart"/>
      <w:r w:rsidRPr="008740A0">
        <w:rPr>
          <w:rFonts w:asciiTheme="majorHAnsi" w:hAnsiTheme="majorHAnsi" w:cstheme="majorHAnsi"/>
        </w:rPr>
        <w:t>17 at</w:t>
      </w:r>
      <w:proofErr w:type="gramEnd"/>
      <w:r w:rsidRPr="008740A0">
        <w:rPr>
          <w:rFonts w:asciiTheme="majorHAnsi" w:hAnsiTheme="majorHAnsi" w:cstheme="majorHAnsi"/>
        </w:rPr>
        <w:t xml:space="preserve"> national scale (</w:t>
      </w:r>
      <w:r w:rsidR="000323E9" w:rsidRPr="008740A0">
        <w:rPr>
          <w:rFonts w:asciiTheme="majorHAnsi" w:hAnsiTheme="majorHAnsi" w:cstheme="majorHAnsi"/>
        </w:rPr>
        <w:fldChar w:fldCharType="begin"/>
      </w:r>
      <w:r w:rsidR="000323E9" w:rsidRPr="008740A0">
        <w:rPr>
          <w:rFonts w:asciiTheme="majorHAnsi" w:hAnsiTheme="majorHAnsi" w:cstheme="majorHAnsi"/>
        </w:rPr>
        <w:instrText xml:space="preserve"> REF _Ref228980185 \h </w:instrText>
      </w:r>
      <w:r w:rsidR="000323E9" w:rsidRPr="008740A0">
        <w:rPr>
          <w:rFonts w:asciiTheme="majorHAnsi" w:hAnsiTheme="majorHAnsi" w:cstheme="majorHAnsi"/>
        </w:rPr>
      </w:r>
      <w:r w:rsidR="008740A0">
        <w:rPr>
          <w:rFonts w:asciiTheme="majorHAnsi" w:hAnsiTheme="majorHAnsi" w:cstheme="majorHAnsi"/>
        </w:rPr>
        <w:instrText xml:space="preserve"> \* MERGEFORMAT </w:instrText>
      </w:r>
      <w:r w:rsidR="000323E9" w:rsidRPr="008740A0">
        <w:rPr>
          <w:rFonts w:asciiTheme="majorHAnsi" w:hAnsiTheme="majorHAnsi" w:cstheme="majorHAnsi"/>
        </w:rPr>
        <w:fldChar w:fldCharType="separate"/>
      </w:r>
      <w:r w:rsidR="000323E9" w:rsidRPr="008740A0">
        <w:rPr>
          <w:rFonts w:asciiTheme="majorHAnsi" w:hAnsiTheme="majorHAnsi" w:cstheme="majorHAnsi"/>
        </w:rPr>
        <w:t xml:space="preserve">Figure </w:t>
      </w:r>
      <w:r w:rsidR="000323E9" w:rsidRPr="008740A0">
        <w:rPr>
          <w:rFonts w:asciiTheme="majorHAnsi" w:hAnsiTheme="majorHAnsi" w:cstheme="majorHAnsi"/>
          <w:noProof/>
        </w:rPr>
        <w:t>6</w:t>
      </w:r>
      <w:r w:rsidR="000323E9" w:rsidRPr="008740A0">
        <w:rPr>
          <w:rFonts w:asciiTheme="majorHAnsi" w:hAnsiTheme="majorHAnsi" w:cstheme="majorHAnsi"/>
        </w:rPr>
        <w:fldChar w:fldCharType="end"/>
      </w:r>
      <w:r w:rsidRPr="008740A0">
        <w:rPr>
          <w:rFonts w:asciiTheme="majorHAnsi" w:hAnsiTheme="majorHAnsi" w:cstheme="majorHAnsi"/>
        </w:rPr>
        <w:t>). Only one MRV procedure was found at Global or continental scale.</w:t>
      </w:r>
    </w:p>
    <w:p w14:paraId="02CFC223" w14:textId="3FCB6DA5" w:rsidR="00B934FE" w:rsidRPr="008740A0" w:rsidRDefault="000323E9" w:rsidP="000323E9">
      <w:pPr>
        <w:pStyle w:val="Caption"/>
        <w:rPr>
          <w:rFonts w:asciiTheme="majorHAnsi" w:hAnsiTheme="majorHAnsi" w:cstheme="majorHAnsi"/>
        </w:rPr>
      </w:pPr>
      <w:bookmarkStart w:id="86" w:name="_Ref228980185"/>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6</w:t>
      </w:r>
      <w:r w:rsidR="00146B73" w:rsidRPr="008740A0">
        <w:rPr>
          <w:rFonts w:asciiTheme="majorHAnsi" w:hAnsiTheme="majorHAnsi" w:cstheme="majorHAnsi"/>
          <w:noProof/>
        </w:rPr>
        <w:fldChar w:fldCharType="end"/>
      </w:r>
      <w:bookmarkEnd w:id="86"/>
      <w:r w:rsidRPr="008740A0">
        <w:rPr>
          <w:rFonts w:asciiTheme="majorHAnsi" w:hAnsiTheme="majorHAnsi" w:cstheme="majorHAnsi"/>
        </w:rPr>
        <w:t>.Number of MRV procedures according to the geographical scale</w:t>
      </w:r>
    </w:p>
    <w:p w14:paraId="775761EC"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noProof/>
        </w:rPr>
        <w:drawing>
          <wp:inline distT="0" distB="0" distL="0" distR="0" wp14:anchorId="62B5406E" wp14:editId="5E759E31">
            <wp:extent cx="4587290" cy="3669832"/>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Analysis_Task511_29-04-26_files/figure-docx/Figure%20Stakeholder%20Scale-1.png"/>
                    <pic:cNvPicPr>
                      <a:picLocks noChangeAspect="1" noChangeArrowheads="1"/>
                    </pic:cNvPicPr>
                  </pic:nvPicPr>
                  <pic:blipFill>
                    <a:blip r:embed="rId19"/>
                    <a:stretch>
                      <a:fillRect/>
                    </a:stretch>
                  </pic:blipFill>
                  <pic:spPr bwMode="auto">
                    <a:xfrm>
                      <a:off x="0" y="0"/>
                      <a:ext cx="4587290" cy="3669832"/>
                    </a:xfrm>
                    <a:prstGeom prst="rect">
                      <a:avLst/>
                    </a:prstGeom>
                    <a:noFill/>
                    <a:ln w="9525">
                      <a:noFill/>
                      <a:headEnd/>
                      <a:tailEnd/>
                    </a:ln>
                  </pic:spPr>
                </pic:pic>
              </a:graphicData>
            </a:graphic>
          </wp:inline>
        </w:drawing>
      </w:r>
    </w:p>
    <w:p w14:paraId="6E549731" w14:textId="381EC4E0"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A large diversity of occupations </w:t>
      </w:r>
      <w:proofErr w:type="gramStart"/>
      <w:r w:rsidRPr="008740A0">
        <w:rPr>
          <w:rFonts w:asciiTheme="majorHAnsi" w:hAnsiTheme="majorHAnsi" w:cstheme="majorHAnsi"/>
        </w:rPr>
        <w:t>were</w:t>
      </w:r>
      <w:proofErr w:type="gramEnd"/>
      <w:r w:rsidRPr="008740A0">
        <w:rPr>
          <w:rFonts w:asciiTheme="majorHAnsi" w:hAnsiTheme="majorHAnsi" w:cstheme="majorHAnsi"/>
        </w:rPr>
        <w:t xml:space="preserve"> </w:t>
      </w:r>
      <w:proofErr w:type="gramStart"/>
      <w:r w:rsidRPr="008740A0">
        <w:rPr>
          <w:rFonts w:asciiTheme="majorHAnsi" w:hAnsiTheme="majorHAnsi" w:cstheme="majorHAnsi"/>
        </w:rPr>
        <w:t>target</w:t>
      </w:r>
      <w:proofErr w:type="gramEnd"/>
      <w:r w:rsidRPr="008740A0">
        <w:rPr>
          <w:rFonts w:asciiTheme="majorHAnsi" w:hAnsiTheme="majorHAnsi" w:cstheme="majorHAnsi"/>
        </w:rPr>
        <w:t xml:space="preserve"> by the MRV procedures. The majority </w:t>
      </w:r>
      <w:proofErr w:type="gramStart"/>
      <w:r w:rsidRPr="008740A0">
        <w:rPr>
          <w:rFonts w:asciiTheme="majorHAnsi" w:hAnsiTheme="majorHAnsi" w:cstheme="majorHAnsi"/>
        </w:rPr>
        <w:t>involve</w:t>
      </w:r>
      <w:proofErr w:type="gramEnd"/>
      <w:r w:rsidRPr="008740A0">
        <w:rPr>
          <w:rFonts w:asciiTheme="majorHAnsi" w:hAnsiTheme="majorHAnsi" w:cstheme="majorHAnsi"/>
        </w:rPr>
        <w:t xml:space="preserve"> are farmers and consultants and then, to a lesser extent, public administrators, agroindustry, NGO, academia, foresterforest companies, software developers and other companies (</w:t>
      </w:r>
      <w:r w:rsidR="001378B2" w:rsidRPr="008740A0">
        <w:rPr>
          <w:rFonts w:asciiTheme="majorHAnsi" w:hAnsiTheme="majorHAnsi" w:cstheme="majorHAnsi"/>
        </w:rPr>
        <w:fldChar w:fldCharType="begin"/>
      </w:r>
      <w:r w:rsidR="001378B2" w:rsidRPr="008740A0">
        <w:rPr>
          <w:rFonts w:asciiTheme="majorHAnsi" w:hAnsiTheme="majorHAnsi" w:cstheme="majorHAnsi"/>
        </w:rPr>
        <w:instrText xml:space="preserve"> REF _Ref228980208 \h </w:instrText>
      </w:r>
      <w:r w:rsidR="001378B2" w:rsidRPr="008740A0">
        <w:rPr>
          <w:rFonts w:asciiTheme="majorHAnsi" w:hAnsiTheme="majorHAnsi" w:cstheme="majorHAnsi"/>
        </w:rPr>
      </w:r>
      <w:r w:rsidR="008740A0">
        <w:rPr>
          <w:rFonts w:asciiTheme="majorHAnsi" w:hAnsiTheme="majorHAnsi" w:cstheme="majorHAnsi"/>
        </w:rPr>
        <w:instrText xml:space="preserve"> \* MERGEFORMAT </w:instrText>
      </w:r>
      <w:r w:rsidR="001378B2" w:rsidRPr="008740A0">
        <w:rPr>
          <w:rFonts w:asciiTheme="majorHAnsi" w:hAnsiTheme="majorHAnsi" w:cstheme="majorHAnsi"/>
        </w:rPr>
        <w:fldChar w:fldCharType="separate"/>
      </w:r>
      <w:r w:rsidR="001378B2" w:rsidRPr="008740A0">
        <w:rPr>
          <w:rFonts w:asciiTheme="majorHAnsi" w:hAnsiTheme="majorHAnsi" w:cstheme="majorHAnsi"/>
        </w:rPr>
        <w:t xml:space="preserve">Figure </w:t>
      </w:r>
      <w:r w:rsidR="001378B2" w:rsidRPr="008740A0">
        <w:rPr>
          <w:rFonts w:asciiTheme="majorHAnsi" w:hAnsiTheme="majorHAnsi" w:cstheme="majorHAnsi"/>
          <w:noProof/>
        </w:rPr>
        <w:t>7</w:t>
      </w:r>
      <w:r w:rsidR="001378B2" w:rsidRPr="008740A0">
        <w:rPr>
          <w:rFonts w:asciiTheme="majorHAnsi" w:hAnsiTheme="majorHAnsi" w:cstheme="majorHAnsi"/>
        </w:rPr>
        <w:fldChar w:fldCharType="end"/>
      </w:r>
      <w:r w:rsidRPr="008740A0">
        <w:rPr>
          <w:rFonts w:asciiTheme="majorHAnsi" w:hAnsiTheme="majorHAnsi" w:cstheme="majorHAnsi"/>
        </w:rPr>
        <w:t>).</w:t>
      </w:r>
    </w:p>
    <w:p w14:paraId="3E391854" w14:textId="45E2C184" w:rsidR="00B934FE" w:rsidRPr="008740A0" w:rsidRDefault="001378B2" w:rsidP="001378B2">
      <w:pPr>
        <w:pStyle w:val="Caption"/>
        <w:rPr>
          <w:rFonts w:asciiTheme="majorHAnsi" w:hAnsiTheme="majorHAnsi" w:cstheme="majorHAnsi"/>
        </w:rPr>
      </w:pPr>
      <w:bookmarkStart w:id="87" w:name="_Ref228980208"/>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7</w:t>
      </w:r>
      <w:r w:rsidR="00146B73" w:rsidRPr="008740A0">
        <w:rPr>
          <w:rFonts w:asciiTheme="majorHAnsi" w:hAnsiTheme="majorHAnsi" w:cstheme="majorHAnsi"/>
          <w:noProof/>
        </w:rPr>
        <w:fldChar w:fldCharType="end"/>
      </w:r>
      <w:bookmarkEnd w:id="87"/>
      <w:r w:rsidRPr="008740A0">
        <w:rPr>
          <w:rFonts w:asciiTheme="majorHAnsi" w:hAnsiTheme="majorHAnsi" w:cstheme="majorHAnsi"/>
        </w:rPr>
        <w:t xml:space="preserve">. Number of MRV procedures </w:t>
      </w:r>
      <w:proofErr w:type="gramStart"/>
      <w:r w:rsidRPr="008740A0">
        <w:rPr>
          <w:rFonts w:asciiTheme="majorHAnsi" w:hAnsiTheme="majorHAnsi" w:cstheme="majorHAnsi"/>
        </w:rPr>
        <w:t>according</w:t>
      </w:r>
      <w:proofErr w:type="gramEnd"/>
      <w:r w:rsidRPr="008740A0">
        <w:rPr>
          <w:rFonts w:asciiTheme="majorHAnsi" w:hAnsiTheme="majorHAnsi" w:cstheme="majorHAnsi"/>
        </w:rPr>
        <w:t xml:space="preserve"> the stakeholder occupation</w:t>
      </w:r>
    </w:p>
    <w:p w14:paraId="371D74C5" w14:textId="7E9265BC" w:rsidR="00B64C22" w:rsidRPr="008740A0" w:rsidRDefault="00B64C22" w:rsidP="00AA3AAE">
      <w:pPr>
        <w:pStyle w:val="BodyText"/>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5155E225" wp14:editId="54E91012">
            <wp:extent cx="5943600" cy="3105785"/>
            <wp:effectExtent l="0" t="0" r="0" b="0"/>
            <wp:docPr id="6798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4297" name=""/>
                    <pic:cNvPicPr/>
                  </pic:nvPicPr>
                  <pic:blipFill>
                    <a:blip r:embed="rId20"/>
                    <a:stretch>
                      <a:fillRect/>
                    </a:stretch>
                  </pic:blipFill>
                  <pic:spPr>
                    <a:xfrm>
                      <a:off x="0" y="0"/>
                      <a:ext cx="5943600" cy="3105785"/>
                    </a:xfrm>
                    <a:prstGeom prst="rect">
                      <a:avLst/>
                    </a:prstGeom>
                  </pic:spPr>
                </pic:pic>
              </a:graphicData>
            </a:graphic>
          </wp:inline>
        </w:drawing>
      </w:r>
    </w:p>
    <w:p w14:paraId="2F672D27" w14:textId="2EFF7065" w:rsidR="00B934FE" w:rsidRPr="008740A0" w:rsidRDefault="00B934FE" w:rsidP="00AA3AAE">
      <w:pPr>
        <w:pStyle w:val="BodyText"/>
        <w:jc w:val="both"/>
        <w:rPr>
          <w:rFonts w:asciiTheme="majorHAnsi" w:hAnsiTheme="majorHAnsi" w:cstheme="majorHAnsi"/>
        </w:rPr>
      </w:pPr>
    </w:p>
    <w:p w14:paraId="6617B2C2" w14:textId="0F739A59" w:rsidR="00B64C22" w:rsidRPr="008740A0" w:rsidRDefault="00B64C22" w:rsidP="00AA3AAE">
      <w:pPr>
        <w:pStyle w:val="BodyText"/>
        <w:jc w:val="both"/>
        <w:rPr>
          <w:rFonts w:asciiTheme="majorHAnsi" w:hAnsiTheme="majorHAnsi" w:cstheme="majorHAnsi"/>
        </w:rPr>
      </w:pPr>
      <w:r w:rsidRPr="008740A0">
        <w:rPr>
          <w:rFonts w:asciiTheme="majorHAnsi" w:hAnsiTheme="majorHAnsi" w:cstheme="majorHAnsi"/>
        </w:rPr>
        <w:t>Five purposes were found: voluntary and compliance carbon market, certification, sustainability and certification (</w:t>
      </w:r>
      <w:r w:rsidR="001378B2" w:rsidRPr="008740A0">
        <w:rPr>
          <w:rFonts w:asciiTheme="majorHAnsi" w:hAnsiTheme="majorHAnsi" w:cstheme="majorHAnsi"/>
        </w:rPr>
        <w:fldChar w:fldCharType="begin"/>
      </w:r>
      <w:r w:rsidR="001378B2" w:rsidRPr="008740A0">
        <w:rPr>
          <w:rFonts w:asciiTheme="majorHAnsi" w:hAnsiTheme="majorHAnsi" w:cstheme="majorHAnsi"/>
        </w:rPr>
        <w:instrText xml:space="preserve"> REF _Ref228980256 \h </w:instrText>
      </w:r>
      <w:r w:rsidR="001378B2" w:rsidRPr="008740A0">
        <w:rPr>
          <w:rFonts w:asciiTheme="majorHAnsi" w:hAnsiTheme="majorHAnsi" w:cstheme="majorHAnsi"/>
        </w:rPr>
      </w:r>
      <w:r w:rsidR="008740A0">
        <w:rPr>
          <w:rFonts w:asciiTheme="majorHAnsi" w:hAnsiTheme="majorHAnsi" w:cstheme="majorHAnsi"/>
        </w:rPr>
        <w:instrText xml:space="preserve"> \* MERGEFORMAT </w:instrText>
      </w:r>
      <w:r w:rsidR="001378B2" w:rsidRPr="008740A0">
        <w:rPr>
          <w:rFonts w:asciiTheme="majorHAnsi" w:hAnsiTheme="majorHAnsi" w:cstheme="majorHAnsi"/>
        </w:rPr>
        <w:fldChar w:fldCharType="separate"/>
      </w:r>
      <w:r w:rsidR="001378B2" w:rsidRPr="008740A0">
        <w:rPr>
          <w:rFonts w:asciiTheme="majorHAnsi" w:hAnsiTheme="majorHAnsi" w:cstheme="majorHAnsi"/>
        </w:rPr>
        <w:t xml:space="preserve">Figure </w:t>
      </w:r>
      <w:r w:rsidR="001378B2" w:rsidRPr="008740A0">
        <w:rPr>
          <w:rFonts w:asciiTheme="majorHAnsi" w:hAnsiTheme="majorHAnsi" w:cstheme="majorHAnsi"/>
          <w:noProof/>
        </w:rPr>
        <w:t>8</w:t>
      </w:r>
      <w:r w:rsidR="001378B2" w:rsidRPr="008740A0">
        <w:rPr>
          <w:rFonts w:asciiTheme="majorHAnsi" w:hAnsiTheme="majorHAnsi" w:cstheme="majorHAnsi"/>
        </w:rPr>
        <w:fldChar w:fldCharType="end"/>
      </w:r>
      <w:r w:rsidRPr="008740A0">
        <w:rPr>
          <w:rFonts w:asciiTheme="majorHAnsi" w:hAnsiTheme="majorHAnsi" w:cstheme="majorHAnsi"/>
        </w:rPr>
        <w:t xml:space="preserve">). The main purpose of the MRV procedure was by far, voluntary carbon market. </w:t>
      </w:r>
    </w:p>
    <w:p w14:paraId="122D4C9A" w14:textId="77777777" w:rsidR="001378B2" w:rsidRPr="008740A0" w:rsidRDefault="001378B2" w:rsidP="00AA3AAE">
      <w:pPr>
        <w:pStyle w:val="BodyText"/>
        <w:jc w:val="both"/>
        <w:rPr>
          <w:rFonts w:asciiTheme="majorHAnsi" w:hAnsiTheme="majorHAnsi" w:cstheme="majorHAnsi"/>
        </w:rPr>
      </w:pPr>
    </w:p>
    <w:p w14:paraId="34F64E01" w14:textId="650461CD" w:rsidR="001378B2" w:rsidRPr="008740A0" w:rsidRDefault="001378B2" w:rsidP="001378B2">
      <w:pPr>
        <w:pStyle w:val="Caption"/>
        <w:rPr>
          <w:rFonts w:asciiTheme="majorHAnsi" w:hAnsiTheme="majorHAnsi" w:cstheme="majorHAnsi"/>
        </w:rPr>
      </w:pPr>
      <w:bookmarkStart w:id="88" w:name="_Ref228980256"/>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8</w:t>
      </w:r>
      <w:r w:rsidR="00146B73" w:rsidRPr="008740A0">
        <w:rPr>
          <w:rFonts w:asciiTheme="majorHAnsi" w:hAnsiTheme="majorHAnsi" w:cstheme="majorHAnsi"/>
          <w:noProof/>
        </w:rPr>
        <w:fldChar w:fldCharType="end"/>
      </w:r>
      <w:bookmarkEnd w:id="88"/>
      <w:r w:rsidRPr="008740A0">
        <w:rPr>
          <w:rFonts w:asciiTheme="majorHAnsi" w:hAnsiTheme="majorHAnsi" w:cstheme="majorHAnsi"/>
        </w:rPr>
        <w:t xml:space="preserve">. Number of MRV procedures according to the purposes </w:t>
      </w:r>
    </w:p>
    <w:p w14:paraId="3AFE6650" w14:textId="77777777" w:rsidR="00B64C22" w:rsidRPr="008740A0" w:rsidRDefault="00B64C22" w:rsidP="00AA3AAE">
      <w:pPr>
        <w:pStyle w:val="FirstParagraph"/>
        <w:jc w:val="both"/>
        <w:rPr>
          <w:rFonts w:asciiTheme="majorHAnsi" w:hAnsiTheme="majorHAnsi" w:cstheme="majorHAnsi"/>
        </w:rPr>
      </w:pPr>
    </w:p>
    <w:p w14:paraId="75697369" w14:textId="4848CD50" w:rsidR="00B64C22" w:rsidRPr="008740A0" w:rsidRDefault="00B64C22" w:rsidP="00B64C22">
      <w:pPr>
        <w:pStyle w:val="BodyText"/>
        <w:rPr>
          <w:rFonts w:asciiTheme="majorHAnsi" w:hAnsiTheme="majorHAnsi" w:cstheme="majorHAnsi"/>
        </w:rPr>
      </w:pPr>
      <w:r w:rsidRPr="008740A0">
        <w:rPr>
          <w:rFonts w:asciiTheme="majorHAnsi" w:hAnsiTheme="majorHAnsi" w:cstheme="majorHAnsi"/>
          <w:noProof/>
        </w:rPr>
        <w:drawing>
          <wp:inline distT="0" distB="0" distL="0" distR="0" wp14:anchorId="2BF959DF" wp14:editId="331C0BE0">
            <wp:extent cx="5943600" cy="3073400"/>
            <wp:effectExtent l="0" t="0" r="0" b="0"/>
            <wp:docPr id="84496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6396" name=""/>
                    <pic:cNvPicPr/>
                  </pic:nvPicPr>
                  <pic:blipFill>
                    <a:blip r:embed="rId21"/>
                    <a:stretch>
                      <a:fillRect/>
                    </a:stretch>
                  </pic:blipFill>
                  <pic:spPr>
                    <a:xfrm>
                      <a:off x="0" y="0"/>
                      <a:ext cx="5943600" cy="3073400"/>
                    </a:xfrm>
                    <a:prstGeom prst="rect">
                      <a:avLst/>
                    </a:prstGeom>
                  </pic:spPr>
                </pic:pic>
              </a:graphicData>
            </a:graphic>
          </wp:inline>
        </w:drawing>
      </w:r>
    </w:p>
    <w:p w14:paraId="606CBEEF" w14:textId="77777777" w:rsidR="00B64C22" w:rsidRPr="008740A0" w:rsidRDefault="00B64C22" w:rsidP="00AA3AAE">
      <w:pPr>
        <w:pStyle w:val="FirstParagraph"/>
        <w:jc w:val="both"/>
        <w:rPr>
          <w:rFonts w:asciiTheme="majorHAnsi" w:hAnsiTheme="majorHAnsi" w:cstheme="majorHAnsi"/>
        </w:rPr>
      </w:pPr>
    </w:p>
    <w:p w14:paraId="2B1DE454" w14:textId="60F4FB0F" w:rsidR="00B934FE" w:rsidRPr="008740A0" w:rsidRDefault="00000000" w:rsidP="00AA3AAE">
      <w:pPr>
        <w:pStyle w:val="FirstParagraph"/>
        <w:jc w:val="both"/>
        <w:rPr>
          <w:rFonts w:asciiTheme="majorHAnsi" w:hAnsiTheme="majorHAnsi" w:cstheme="majorHAnsi"/>
        </w:rPr>
      </w:pPr>
      <w:del w:id="89" w:author="Camille Imbert" w:date="2026-05-06T16:05:00Z" w16du:dateUtc="2026-05-06T14:05:00Z">
        <w:r w:rsidRPr="008740A0" w:rsidDel="0004443C">
          <w:rPr>
            <w:rFonts w:asciiTheme="majorHAnsi" w:hAnsiTheme="majorHAnsi" w:cstheme="majorHAnsi"/>
          </w:rPr>
          <w:delText>The MRV procedures are used to assess the impact of four main drivers: mainly the change in agricultural practices and in particular irrigation, grazing and weathering and for five MRV procedures. the application of restoration or conservation measures or the land conversion</w:delText>
        </w:r>
      </w:del>
      <w:r w:rsidRPr="008740A0">
        <w:rPr>
          <w:rFonts w:asciiTheme="majorHAnsi" w:hAnsiTheme="majorHAnsi" w:cstheme="majorHAnsi"/>
        </w:rPr>
        <w:t xml:space="preserve"> (</w:t>
      </w:r>
      <w:r w:rsidR="00D47ADE" w:rsidRPr="008740A0">
        <w:rPr>
          <w:rFonts w:asciiTheme="majorHAnsi" w:hAnsiTheme="majorHAnsi" w:cstheme="majorHAnsi"/>
        </w:rPr>
        <w:fldChar w:fldCharType="begin"/>
      </w:r>
      <w:r w:rsidR="00D47ADE" w:rsidRPr="008740A0">
        <w:rPr>
          <w:rFonts w:asciiTheme="majorHAnsi" w:hAnsiTheme="majorHAnsi" w:cstheme="majorHAnsi"/>
        </w:rPr>
        <w:instrText xml:space="preserve"> REF _Ref228980358 \h </w:instrText>
      </w:r>
      <w:r w:rsidR="00D47ADE" w:rsidRPr="008740A0">
        <w:rPr>
          <w:rFonts w:asciiTheme="majorHAnsi" w:hAnsiTheme="majorHAnsi" w:cstheme="majorHAnsi"/>
        </w:rPr>
      </w:r>
      <w:r w:rsidR="008740A0">
        <w:rPr>
          <w:rFonts w:asciiTheme="majorHAnsi" w:hAnsiTheme="majorHAnsi" w:cstheme="majorHAnsi"/>
        </w:rPr>
        <w:instrText xml:space="preserve"> \* MERGEFORMAT </w:instrText>
      </w:r>
      <w:r w:rsidR="00D47ADE" w:rsidRPr="008740A0">
        <w:rPr>
          <w:rFonts w:asciiTheme="majorHAnsi" w:hAnsiTheme="majorHAnsi" w:cstheme="majorHAnsi"/>
        </w:rPr>
        <w:fldChar w:fldCharType="separate"/>
      </w:r>
      <w:r w:rsidR="00D47ADE" w:rsidRPr="008740A0">
        <w:rPr>
          <w:rFonts w:asciiTheme="majorHAnsi" w:hAnsiTheme="majorHAnsi" w:cstheme="majorHAnsi"/>
        </w:rPr>
        <w:t xml:space="preserve">Figure </w:t>
      </w:r>
      <w:r w:rsidR="00D47ADE" w:rsidRPr="008740A0">
        <w:rPr>
          <w:rFonts w:asciiTheme="majorHAnsi" w:hAnsiTheme="majorHAnsi" w:cstheme="majorHAnsi"/>
          <w:noProof/>
        </w:rPr>
        <w:t>9</w:t>
      </w:r>
      <w:r w:rsidR="00D47ADE" w:rsidRPr="008740A0">
        <w:rPr>
          <w:rFonts w:asciiTheme="majorHAnsi" w:hAnsiTheme="majorHAnsi" w:cstheme="majorHAnsi"/>
        </w:rPr>
        <w:fldChar w:fldCharType="end"/>
      </w:r>
      <w:r w:rsidRPr="008740A0">
        <w:rPr>
          <w:rFonts w:asciiTheme="majorHAnsi" w:hAnsiTheme="majorHAnsi" w:cstheme="majorHAnsi"/>
        </w:rPr>
        <w:t>).</w:t>
      </w:r>
    </w:p>
    <w:p w14:paraId="10105D2A" w14:textId="77777777" w:rsidR="00D47ADE" w:rsidRPr="008740A0" w:rsidRDefault="00D47ADE" w:rsidP="00D47ADE">
      <w:pPr>
        <w:pStyle w:val="BodyText"/>
        <w:rPr>
          <w:rFonts w:asciiTheme="majorHAnsi" w:hAnsiTheme="majorHAnsi" w:cstheme="majorHAnsi"/>
        </w:rPr>
      </w:pPr>
    </w:p>
    <w:p w14:paraId="594D918F" w14:textId="2A6527D3" w:rsidR="00D47ADE" w:rsidRPr="008740A0" w:rsidRDefault="00D47ADE" w:rsidP="00D47ADE">
      <w:pPr>
        <w:pStyle w:val="Caption"/>
        <w:rPr>
          <w:rFonts w:asciiTheme="majorHAnsi" w:hAnsiTheme="majorHAnsi" w:cstheme="majorHAnsi"/>
        </w:rPr>
      </w:pPr>
      <w:bookmarkStart w:id="90" w:name="_Ref228980358"/>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9</w:t>
      </w:r>
      <w:r w:rsidR="00146B73" w:rsidRPr="008740A0">
        <w:rPr>
          <w:rFonts w:asciiTheme="majorHAnsi" w:hAnsiTheme="majorHAnsi" w:cstheme="majorHAnsi"/>
          <w:noProof/>
        </w:rPr>
        <w:fldChar w:fldCharType="end"/>
      </w:r>
      <w:bookmarkEnd w:id="90"/>
      <w:r w:rsidRPr="008740A0">
        <w:rPr>
          <w:rFonts w:asciiTheme="majorHAnsi" w:hAnsiTheme="majorHAnsi" w:cstheme="majorHAnsi"/>
        </w:rPr>
        <w:t>. Number of MRV procedures according to the drivers</w:t>
      </w:r>
    </w:p>
    <w:p w14:paraId="34CD2A5B" w14:textId="5A277753" w:rsidR="00B934FE" w:rsidRPr="008740A0" w:rsidRDefault="0004443C" w:rsidP="00AA3AAE">
      <w:pPr>
        <w:pStyle w:val="BodyText"/>
        <w:jc w:val="both"/>
        <w:rPr>
          <w:rFonts w:asciiTheme="majorHAnsi" w:hAnsiTheme="majorHAnsi" w:cstheme="majorHAnsi"/>
        </w:rPr>
      </w:pPr>
      <w:r w:rsidRPr="008740A0">
        <w:rPr>
          <w:rFonts w:asciiTheme="majorHAnsi" w:hAnsiTheme="majorHAnsi" w:cstheme="majorHAnsi"/>
          <w:noProof/>
        </w:rPr>
        <w:drawing>
          <wp:inline distT="0" distB="0" distL="0" distR="0" wp14:anchorId="371984D8" wp14:editId="690A1634">
            <wp:extent cx="4587290" cy="3669832"/>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Analysis_Task511_29-04-26_files/figure-docx/Figure%20Stakeholders%20Drivers-1.png"/>
                    <pic:cNvPicPr>
                      <a:picLocks noChangeAspect="1" noChangeArrowheads="1"/>
                    </pic:cNvPicPr>
                  </pic:nvPicPr>
                  <pic:blipFill>
                    <a:blip r:embed="rId22"/>
                    <a:stretch>
                      <a:fillRect/>
                    </a:stretch>
                  </pic:blipFill>
                  <pic:spPr bwMode="auto">
                    <a:xfrm>
                      <a:off x="0" y="0"/>
                      <a:ext cx="4587290" cy="3669832"/>
                    </a:xfrm>
                    <a:prstGeom prst="rect">
                      <a:avLst/>
                    </a:prstGeom>
                    <a:noFill/>
                    <a:ln w="9525">
                      <a:noFill/>
                      <a:headEnd/>
                      <a:tailEnd/>
                    </a:ln>
                  </pic:spPr>
                </pic:pic>
              </a:graphicData>
            </a:graphic>
          </wp:inline>
        </w:drawing>
      </w:r>
    </w:p>
    <w:p w14:paraId="3DDEB59B" w14:textId="77777777" w:rsidR="00B934FE" w:rsidRPr="008740A0" w:rsidRDefault="00000000" w:rsidP="00AA3AAE">
      <w:pPr>
        <w:pStyle w:val="Heading3"/>
        <w:jc w:val="both"/>
        <w:rPr>
          <w:rFonts w:cstheme="majorHAnsi"/>
          <w:color w:val="auto"/>
        </w:rPr>
      </w:pPr>
      <w:bookmarkStart w:id="91" w:name="monitoring"/>
      <w:bookmarkStart w:id="92" w:name="_Toc229045922"/>
      <w:bookmarkEnd w:id="83"/>
      <w:r w:rsidRPr="008740A0">
        <w:rPr>
          <w:rFonts w:cstheme="majorHAnsi"/>
          <w:color w:val="auto"/>
        </w:rPr>
        <w:t>3.2.4. Monitoring</w:t>
      </w:r>
      <w:bookmarkEnd w:id="92"/>
    </w:p>
    <w:p w14:paraId="23E9DF44" w14:textId="3150472A" w:rsidR="00B934FE" w:rsidRPr="008740A0" w:rsidRDefault="00D546FA" w:rsidP="00AA3AAE">
      <w:pPr>
        <w:pStyle w:val="FirstParagraph"/>
        <w:jc w:val="both"/>
        <w:rPr>
          <w:rFonts w:asciiTheme="majorHAnsi" w:hAnsiTheme="majorHAnsi" w:cstheme="majorHAnsi"/>
        </w:rPr>
      </w:pPr>
      <w:r w:rsidRPr="008740A0">
        <w:rPr>
          <w:rFonts w:asciiTheme="majorHAnsi" w:hAnsiTheme="majorHAnsi" w:cstheme="majorHAnsi"/>
        </w:rPr>
        <w:t>Twenty-two soil parameters are included in the MRV procedures. The most frequent is soil organic matter and carbon</w:t>
      </w:r>
      <w:r w:rsidR="00D47ADE" w:rsidRPr="008740A0">
        <w:rPr>
          <w:rFonts w:asciiTheme="majorHAnsi" w:hAnsiTheme="majorHAnsi" w:cstheme="majorHAnsi"/>
        </w:rPr>
        <w:t xml:space="preserve"> (</w:t>
      </w:r>
      <w:r w:rsidR="00D47ADE" w:rsidRPr="008740A0">
        <w:rPr>
          <w:rFonts w:asciiTheme="majorHAnsi" w:hAnsiTheme="majorHAnsi" w:cstheme="majorHAnsi"/>
        </w:rPr>
        <w:fldChar w:fldCharType="begin"/>
      </w:r>
      <w:r w:rsidR="00D47ADE" w:rsidRPr="008740A0">
        <w:rPr>
          <w:rFonts w:asciiTheme="majorHAnsi" w:hAnsiTheme="majorHAnsi" w:cstheme="majorHAnsi"/>
        </w:rPr>
        <w:instrText xml:space="preserve"> REF _Ref228980381 \h </w:instrText>
      </w:r>
      <w:r w:rsidR="00D47ADE" w:rsidRPr="008740A0">
        <w:rPr>
          <w:rFonts w:asciiTheme="majorHAnsi" w:hAnsiTheme="majorHAnsi" w:cstheme="majorHAnsi"/>
        </w:rPr>
      </w:r>
      <w:r w:rsidR="008740A0">
        <w:rPr>
          <w:rFonts w:asciiTheme="majorHAnsi" w:hAnsiTheme="majorHAnsi" w:cstheme="majorHAnsi"/>
        </w:rPr>
        <w:instrText xml:space="preserve"> \* MERGEFORMAT </w:instrText>
      </w:r>
      <w:r w:rsidR="00D47ADE" w:rsidRPr="008740A0">
        <w:rPr>
          <w:rFonts w:asciiTheme="majorHAnsi" w:hAnsiTheme="majorHAnsi" w:cstheme="majorHAnsi"/>
        </w:rPr>
        <w:fldChar w:fldCharType="separate"/>
      </w:r>
      <w:r w:rsidR="00D47ADE" w:rsidRPr="008740A0">
        <w:rPr>
          <w:rFonts w:asciiTheme="majorHAnsi" w:hAnsiTheme="majorHAnsi" w:cstheme="majorHAnsi"/>
        </w:rPr>
        <w:t xml:space="preserve">Figure </w:t>
      </w:r>
      <w:r w:rsidR="00D47ADE" w:rsidRPr="008740A0">
        <w:rPr>
          <w:rFonts w:asciiTheme="majorHAnsi" w:hAnsiTheme="majorHAnsi" w:cstheme="majorHAnsi"/>
          <w:noProof/>
        </w:rPr>
        <w:t>10</w:t>
      </w:r>
      <w:r w:rsidR="00D47ADE" w:rsidRPr="008740A0">
        <w:rPr>
          <w:rFonts w:asciiTheme="majorHAnsi" w:hAnsiTheme="majorHAnsi" w:cstheme="majorHAnsi"/>
        </w:rPr>
        <w:fldChar w:fldCharType="end"/>
      </w:r>
      <w:r w:rsidR="00D47ADE" w:rsidRPr="008740A0">
        <w:rPr>
          <w:rFonts w:asciiTheme="majorHAnsi" w:hAnsiTheme="majorHAnsi" w:cstheme="majorHAnsi"/>
        </w:rPr>
        <w:t>)</w:t>
      </w:r>
      <w:r w:rsidRPr="008740A0">
        <w:rPr>
          <w:rFonts w:asciiTheme="majorHAnsi" w:hAnsiTheme="majorHAnsi" w:cstheme="majorHAnsi"/>
        </w:rPr>
        <w:t>.</w:t>
      </w:r>
    </w:p>
    <w:p w14:paraId="5E26F304" w14:textId="06252E06" w:rsidR="00B934FE" w:rsidRPr="008740A0" w:rsidRDefault="00D47ADE" w:rsidP="00D47ADE">
      <w:pPr>
        <w:pStyle w:val="Caption"/>
        <w:rPr>
          <w:rFonts w:asciiTheme="majorHAnsi" w:hAnsiTheme="majorHAnsi" w:cstheme="majorHAnsi"/>
        </w:rPr>
      </w:pPr>
      <w:bookmarkStart w:id="93" w:name="_Ref228980381"/>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10</w:t>
      </w:r>
      <w:r w:rsidR="00146B73" w:rsidRPr="008740A0">
        <w:rPr>
          <w:rFonts w:asciiTheme="majorHAnsi" w:hAnsiTheme="majorHAnsi" w:cstheme="majorHAnsi"/>
          <w:noProof/>
        </w:rPr>
        <w:fldChar w:fldCharType="end"/>
      </w:r>
      <w:bookmarkEnd w:id="93"/>
      <w:r w:rsidRPr="008740A0">
        <w:rPr>
          <w:rFonts w:asciiTheme="majorHAnsi" w:hAnsiTheme="majorHAnsi" w:cstheme="majorHAnsi"/>
        </w:rPr>
        <w:t xml:space="preserve">. Number of MRV procedures according </w:t>
      </w:r>
      <w:r w:rsidR="00B64C22" w:rsidRPr="008740A0">
        <w:rPr>
          <w:rFonts w:asciiTheme="majorHAnsi" w:hAnsiTheme="majorHAnsi" w:cstheme="majorHAnsi"/>
        </w:rPr>
        <w:t xml:space="preserve">to </w:t>
      </w:r>
      <w:r w:rsidRPr="008740A0">
        <w:rPr>
          <w:rFonts w:asciiTheme="majorHAnsi" w:hAnsiTheme="majorHAnsi" w:cstheme="majorHAnsi"/>
        </w:rPr>
        <w:t>Monitoring characteristics</w:t>
      </w:r>
    </w:p>
    <w:p w14:paraId="1745CCF4" w14:textId="5A288AE7" w:rsidR="00B934FE" w:rsidRPr="008740A0" w:rsidRDefault="002576D5" w:rsidP="00AA3AAE">
      <w:pPr>
        <w:pStyle w:val="BodyText"/>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60659AA8" wp14:editId="34EAF799">
            <wp:extent cx="4587290" cy="3669832"/>
            <wp:effectExtent l="0" t="0" r="0" b="0"/>
            <wp:docPr id="423964995" name="Picture"/>
            <wp:cNvGraphicFramePr/>
            <a:graphic xmlns:a="http://schemas.openxmlformats.org/drawingml/2006/main">
              <a:graphicData uri="http://schemas.openxmlformats.org/drawingml/2006/picture">
                <pic:pic xmlns:pic="http://schemas.openxmlformats.org/drawingml/2006/picture">
                  <pic:nvPicPr>
                    <pic:cNvPr id="85" name="Picture" descr="Analysis_Task511_29-04-26_files/figure-docx/Figure%20Monitoring%20Parameters-1.png"/>
                    <pic:cNvPicPr>
                      <a:picLocks noChangeAspect="1" noChangeArrowheads="1"/>
                    </pic:cNvPicPr>
                  </pic:nvPicPr>
                  <pic:blipFill>
                    <a:blip r:embed="rId23"/>
                    <a:stretch>
                      <a:fillRect/>
                    </a:stretch>
                  </pic:blipFill>
                  <pic:spPr bwMode="auto">
                    <a:xfrm>
                      <a:off x="0" y="0"/>
                      <a:ext cx="4587290" cy="3669832"/>
                    </a:xfrm>
                    <a:prstGeom prst="rect">
                      <a:avLst/>
                    </a:prstGeom>
                    <a:noFill/>
                    <a:ln w="9525">
                      <a:noFill/>
                      <a:headEnd/>
                      <a:tailEnd/>
                    </a:ln>
                  </pic:spPr>
                </pic:pic>
              </a:graphicData>
            </a:graphic>
          </wp:inline>
        </w:drawing>
      </w:r>
    </w:p>
    <w:p w14:paraId="6BD460B7" w14:textId="6FC6F27E"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monitoring methodology the most used is modelling combined with other methodologies or alone, based on literature data. Soil samples, spatial images and management information are also used in more than 50 MRV procedures. We found an MRV procedure based on site images i.e. a soil scanner</w:t>
      </w:r>
      <w:r w:rsidR="00D47ADE" w:rsidRPr="008740A0">
        <w:rPr>
          <w:rFonts w:asciiTheme="majorHAnsi" w:hAnsiTheme="majorHAnsi" w:cstheme="majorHAnsi"/>
        </w:rPr>
        <w:t xml:space="preserve"> (</w:t>
      </w:r>
      <w:r w:rsidR="00D47ADE" w:rsidRPr="008740A0">
        <w:rPr>
          <w:rFonts w:asciiTheme="majorHAnsi" w:hAnsiTheme="majorHAnsi" w:cstheme="majorHAnsi"/>
        </w:rPr>
        <w:fldChar w:fldCharType="begin"/>
      </w:r>
      <w:r w:rsidR="00D47ADE" w:rsidRPr="008740A0">
        <w:rPr>
          <w:rFonts w:asciiTheme="majorHAnsi" w:hAnsiTheme="majorHAnsi" w:cstheme="majorHAnsi"/>
        </w:rPr>
        <w:instrText xml:space="preserve"> REF _Ref228980623 \h </w:instrText>
      </w:r>
      <w:r w:rsidR="00D47ADE" w:rsidRPr="008740A0">
        <w:rPr>
          <w:rFonts w:asciiTheme="majorHAnsi" w:hAnsiTheme="majorHAnsi" w:cstheme="majorHAnsi"/>
        </w:rPr>
      </w:r>
      <w:r w:rsidR="008740A0">
        <w:rPr>
          <w:rFonts w:asciiTheme="majorHAnsi" w:hAnsiTheme="majorHAnsi" w:cstheme="majorHAnsi"/>
        </w:rPr>
        <w:instrText xml:space="preserve"> \* MERGEFORMAT </w:instrText>
      </w:r>
      <w:r w:rsidR="00D47ADE" w:rsidRPr="008740A0">
        <w:rPr>
          <w:rFonts w:asciiTheme="majorHAnsi" w:hAnsiTheme="majorHAnsi" w:cstheme="majorHAnsi"/>
        </w:rPr>
        <w:fldChar w:fldCharType="separate"/>
      </w:r>
      <w:r w:rsidR="00D47ADE" w:rsidRPr="008740A0">
        <w:rPr>
          <w:rFonts w:asciiTheme="majorHAnsi" w:hAnsiTheme="majorHAnsi" w:cstheme="majorHAnsi"/>
        </w:rPr>
        <w:t xml:space="preserve">Figure </w:t>
      </w:r>
      <w:r w:rsidR="00D47ADE" w:rsidRPr="008740A0">
        <w:rPr>
          <w:rFonts w:asciiTheme="majorHAnsi" w:hAnsiTheme="majorHAnsi" w:cstheme="majorHAnsi"/>
          <w:noProof/>
        </w:rPr>
        <w:t>11</w:t>
      </w:r>
      <w:r w:rsidR="00D47ADE" w:rsidRPr="008740A0">
        <w:rPr>
          <w:rFonts w:asciiTheme="majorHAnsi" w:hAnsiTheme="majorHAnsi" w:cstheme="majorHAnsi"/>
        </w:rPr>
        <w:fldChar w:fldCharType="end"/>
      </w:r>
      <w:r w:rsidR="00D47ADE" w:rsidRPr="008740A0">
        <w:rPr>
          <w:rFonts w:asciiTheme="majorHAnsi" w:hAnsiTheme="majorHAnsi" w:cstheme="majorHAnsi"/>
        </w:rPr>
        <w:t>)</w:t>
      </w:r>
      <w:r w:rsidRPr="008740A0">
        <w:rPr>
          <w:rFonts w:asciiTheme="majorHAnsi" w:hAnsiTheme="majorHAnsi" w:cstheme="majorHAnsi"/>
        </w:rPr>
        <w:t>.</w:t>
      </w:r>
    </w:p>
    <w:p w14:paraId="0E947173" w14:textId="77777777" w:rsidR="00D47ADE" w:rsidRPr="008740A0" w:rsidRDefault="00D47ADE" w:rsidP="00AA3AAE">
      <w:pPr>
        <w:pStyle w:val="BodyText"/>
        <w:jc w:val="both"/>
        <w:rPr>
          <w:rFonts w:asciiTheme="majorHAnsi" w:hAnsiTheme="majorHAnsi" w:cstheme="majorHAnsi"/>
        </w:rPr>
      </w:pPr>
    </w:p>
    <w:p w14:paraId="3FBA97AA" w14:textId="4615C295" w:rsidR="00D47ADE" w:rsidRPr="008740A0" w:rsidRDefault="00D47ADE" w:rsidP="00D47ADE">
      <w:pPr>
        <w:pStyle w:val="Caption"/>
        <w:rPr>
          <w:rFonts w:asciiTheme="majorHAnsi" w:hAnsiTheme="majorHAnsi" w:cstheme="majorHAnsi"/>
        </w:rPr>
      </w:pPr>
      <w:bookmarkStart w:id="94" w:name="_Ref228980623"/>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11</w:t>
      </w:r>
      <w:r w:rsidR="00146B73" w:rsidRPr="008740A0">
        <w:rPr>
          <w:rFonts w:asciiTheme="majorHAnsi" w:hAnsiTheme="majorHAnsi" w:cstheme="majorHAnsi"/>
          <w:noProof/>
        </w:rPr>
        <w:fldChar w:fldCharType="end"/>
      </w:r>
      <w:bookmarkEnd w:id="94"/>
      <w:r w:rsidRPr="008740A0">
        <w:rPr>
          <w:rFonts w:asciiTheme="majorHAnsi" w:hAnsiTheme="majorHAnsi" w:cstheme="majorHAnsi"/>
        </w:rPr>
        <w:t>. Number of MRV procedures according to the monitoring methodology</w:t>
      </w:r>
    </w:p>
    <w:p w14:paraId="4C70DCDD" w14:textId="77777777" w:rsidR="00D47ADE" w:rsidRPr="008740A0" w:rsidRDefault="00D47ADE" w:rsidP="00AA3AAE">
      <w:pPr>
        <w:pStyle w:val="BodyText"/>
        <w:jc w:val="both"/>
        <w:rPr>
          <w:rFonts w:asciiTheme="majorHAnsi" w:hAnsiTheme="majorHAnsi" w:cstheme="majorHAnsi"/>
        </w:rPr>
      </w:pPr>
    </w:p>
    <w:p w14:paraId="4D8F2F89"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752B619B" wp14:editId="1C4C7BB6">
            <wp:extent cx="4587290" cy="3669832"/>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Analysis_Task511_29-04-26_files/figure-docx/Figure%20Monitoring%20methodology-1.png"/>
                    <pic:cNvPicPr>
                      <a:picLocks noChangeAspect="1" noChangeArrowheads="1"/>
                    </pic:cNvPicPr>
                  </pic:nvPicPr>
                  <pic:blipFill>
                    <a:blip r:embed="rId24"/>
                    <a:stretch>
                      <a:fillRect/>
                    </a:stretch>
                  </pic:blipFill>
                  <pic:spPr bwMode="auto">
                    <a:xfrm>
                      <a:off x="0" y="0"/>
                      <a:ext cx="4587290" cy="3669832"/>
                    </a:xfrm>
                    <a:prstGeom prst="rect">
                      <a:avLst/>
                    </a:prstGeom>
                    <a:noFill/>
                    <a:ln w="9525">
                      <a:noFill/>
                      <a:headEnd/>
                      <a:tailEnd/>
                    </a:ln>
                  </pic:spPr>
                </pic:pic>
              </a:graphicData>
            </a:graphic>
          </wp:inline>
        </w:drawing>
      </w:r>
    </w:p>
    <w:p w14:paraId="091F79B5" w14:textId="77777777" w:rsidR="00B934FE" w:rsidRPr="008740A0" w:rsidRDefault="00000000" w:rsidP="00AA3AAE">
      <w:pPr>
        <w:pStyle w:val="Heading3"/>
        <w:jc w:val="both"/>
        <w:rPr>
          <w:rFonts w:cstheme="majorHAnsi"/>
          <w:color w:val="auto"/>
        </w:rPr>
      </w:pPr>
      <w:bookmarkStart w:id="95" w:name="reporting"/>
      <w:bookmarkStart w:id="96" w:name="_Toc229045923"/>
      <w:bookmarkEnd w:id="91"/>
      <w:r w:rsidRPr="008740A0">
        <w:rPr>
          <w:rFonts w:cstheme="majorHAnsi"/>
          <w:color w:val="auto"/>
        </w:rPr>
        <w:t>3.2.5. Reporting</w:t>
      </w:r>
      <w:bookmarkEnd w:id="96"/>
    </w:p>
    <w:p w14:paraId="178CCD8D" w14:textId="3E51BC9E"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The results are for more than 50 MRV procedures gathered in a classical report. An online platform is used for 29 MRV procedures</w:t>
      </w:r>
      <w:r w:rsidR="00D47ADE" w:rsidRPr="008740A0">
        <w:rPr>
          <w:rFonts w:asciiTheme="majorHAnsi" w:hAnsiTheme="majorHAnsi" w:cstheme="majorHAnsi"/>
        </w:rPr>
        <w:t xml:space="preserve"> (</w:t>
      </w:r>
      <w:r w:rsidR="00D47ADE" w:rsidRPr="008740A0">
        <w:rPr>
          <w:rFonts w:asciiTheme="majorHAnsi" w:hAnsiTheme="majorHAnsi" w:cstheme="majorHAnsi"/>
        </w:rPr>
        <w:fldChar w:fldCharType="begin"/>
      </w:r>
      <w:r w:rsidR="00D47ADE" w:rsidRPr="008740A0">
        <w:rPr>
          <w:rFonts w:asciiTheme="majorHAnsi" w:hAnsiTheme="majorHAnsi" w:cstheme="majorHAnsi"/>
        </w:rPr>
        <w:instrText xml:space="preserve"> REF _Ref228980676 \h </w:instrText>
      </w:r>
      <w:r w:rsidR="00D47ADE" w:rsidRPr="008740A0">
        <w:rPr>
          <w:rFonts w:asciiTheme="majorHAnsi" w:hAnsiTheme="majorHAnsi" w:cstheme="majorHAnsi"/>
        </w:rPr>
      </w:r>
      <w:r w:rsidR="008740A0">
        <w:rPr>
          <w:rFonts w:asciiTheme="majorHAnsi" w:hAnsiTheme="majorHAnsi" w:cstheme="majorHAnsi"/>
        </w:rPr>
        <w:instrText xml:space="preserve"> \* MERGEFORMAT </w:instrText>
      </w:r>
      <w:r w:rsidR="00D47ADE" w:rsidRPr="008740A0">
        <w:rPr>
          <w:rFonts w:asciiTheme="majorHAnsi" w:hAnsiTheme="majorHAnsi" w:cstheme="majorHAnsi"/>
        </w:rPr>
        <w:fldChar w:fldCharType="separate"/>
      </w:r>
      <w:r w:rsidR="00D47ADE" w:rsidRPr="008740A0">
        <w:rPr>
          <w:rFonts w:asciiTheme="majorHAnsi" w:hAnsiTheme="majorHAnsi" w:cstheme="majorHAnsi"/>
        </w:rPr>
        <w:t xml:space="preserve">Figure </w:t>
      </w:r>
      <w:r w:rsidR="00D47ADE" w:rsidRPr="008740A0">
        <w:rPr>
          <w:rFonts w:asciiTheme="majorHAnsi" w:hAnsiTheme="majorHAnsi" w:cstheme="majorHAnsi"/>
          <w:noProof/>
        </w:rPr>
        <w:t>12</w:t>
      </w:r>
      <w:r w:rsidR="00D47ADE" w:rsidRPr="008740A0">
        <w:rPr>
          <w:rFonts w:asciiTheme="majorHAnsi" w:hAnsiTheme="majorHAnsi" w:cstheme="majorHAnsi"/>
        </w:rPr>
        <w:fldChar w:fldCharType="end"/>
      </w:r>
      <w:r w:rsidR="00D47ADE" w:rsidRPr="008740A0">
        <w:rPr>
          <w:rFonts w:asciiTheme="majorHAnsi" w:hAnsiTheme="majorHAnsi" w:cstheme="majorHAnsi"/>
        </w:rPr>
        <w:t>)</w:t>
      </w:r>
      <w:r w:rsidRPr="008740A0">
        <w:rPr>
          <w:rFonts w:asciiTheme="majorHAnsi" w:hAnsiTheme="majorHAnsi" w:cstheme="majorHAnsi"/>
        </w:rPr>
        <w:t>.</w:t>
      </w:r>
    </w:p>
    <w:p w14:paraId="58998ED1" w14:textId="77777777" w:rsidR="00D47ADE" w:rsidRPr="008740A0" w:rsidRDefault="00D47ADE" w:rsidP="00D47ADE">
      <w:pPr>
        <w:pStyle w:val="BodyText"/>
        <w:rPr>
          <w:rFonts w:asciiTheme="majorHAnsi" w:hAnsiTheme="majorHAnsi" w:cstheme="majorHAnsi"/>
        </w:rPr>
      </w:pPr>
    </w:p>
    <w:p w14:paraId="6BE6CC61" w14:textId="2C763CF5" w:rsidR="00D47ADE" w:rsidRPr="008740A0" w:rsidRDefault="00D47ADE" w:rsidP="00D47ADE">
      <w:pPr>
        <w:pStyle w:val="Caption"/>
        <w:rPr>
          <w:rFonts w:asciiTheme="majorHAnsi" w:hAnsiTheme="majorHAnsi" w:cstheme="majorHAnsi"/>
        </w:rPr>
      </w:pPr>
      <w:bookmarkStart w:id="97" w:name="_Ref228980676"/>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12</w:t>
      </w:r>
      <w:r w:rsidR="00146B73" w:rsidRPr="008740A0">
        <w:rPr>
          <w:rFonts w:asciiTheme="majorHAnsi" w:hAnsiTheme="majorHAnsi" w:cstheme="majorHAnsi"/>
          <w:noProof/>
        </w:rPr>
        <w:fldChar w:fldCharType="end"/>
      </w:r>
      <w:bookmarkEnd w:id="97"/>
      <w:r w:rsidRPr="008740A0">
        <w:rPr>
          <w:rFonts w:asciiTheme="majorHAnsi" w:hAnsiTheme="majorHAnsi" w:cstheme="majorHAnsi"/>
        </w:rPr>
        <w:t>. Number of MRV procedures according to the reporting format</w:t>
      </w:r>
    </w:p>
    <w:p w14:paraId="0FB667ED"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3D32A718" wp14:editId="5B41237A">
            <wp:extent cx="4587290" cy="3669832"/>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Analysis_Task511_29-04-26_files/figure-docx/Figure%20Reporting%20format-1.png"/>
                    <pic:cNvPicPr>
                      <a:picLocks noChangeAspect="1" noChangeArrowheads="1"/>
                    </pic:cNvPicPr>
                  </pic:nvPicPr>
                  <pic:blipFill>
                    <a:blip r:embed="rId25"/>
                    <a:stretch>
                      <a:fillRect/>
                    </a:stretch>
                  </pic:blipFill>
                  <pic:spPr bwMode="auto">
                    <a:xfrm>
                      <a:off x="0" y="0"/>
                      <a:ext cx="4587290" cy="3669832"/>
                    </a:xfrm>
                    <a:prstGeom prst="rect">
                      <a:avLst/>
                    </a:prstGeom>
                    <a:noFill/>
                    <a:ln w="9525">
                      <a:noFill/>
                      <a:headEnd/>
                      <a:tailEnd/>
                    </a:ln>
                  </pic:spPr>
                </pic:pic>
              </a:graphicData>
            </a:graphic>
          </wp:inline>
        </w:drawing>
      </w:r>
    </w:p>
    <w:p w14:paraId="63BDB06F" w14:textId="77777777" w:rsidR="00B934FE" w:rsidRPr="008740A0" w:rsidRDefault="00000000" w:rsidP="00AA3AAE">
      <w:pPr>
        <w:pStyle w:val="Heading3"/>
        <w:jc w:val="both"/>
        <w:rPr>
          <w:rFonts w:cstheme="majorHAnsi"/>
          <w:color w:val="auto"/>
        </w:rPr>
      </w:pPr>
      <w:bookmarkStart w:id="98" w:name="verification"/>
      <w:bookmarkStart w:id="99" w:name="_Toc229045924"/>
      <w:bookmarkEnd w:id="95"/>
      <w:r w:rsidRPr="008740A0">
        <w:rPr>
          <w:rFonts w:cstheme="majorHAnsi"/>
          <w:color w:val="auto"/>
        </w:rPr>
        <w:t>3.2.6. Verification</w:t>
      </w:r>
      <w:bookmarkEnd w:id="99"/>
    </w:p>
    <w:p w14:paraId="7F267B25" w14:textId="60BDC22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The verification is result-based for more than 60 MRV pocedures and action-based for 20 </w:t>
      </w:r>
      <w:r w:rsidR="00D47ADE" w:rsidRPr="008740A0">
        <w:rPr>
          <w:rFonts w:asciiTheme="majorHAnsi" w:hAnsiTheme="majorHAnsi" w:cstheme="majorHAnsi"/>
        </w:rPr>
        <w:t>(</w:t>
      </w:r>
      <w:r w:rsidR="00D47ADE" w:rsidRPr="008740A0">
        <w:rPr>
          <w:rFonts w:asciiTheme="majorHAnsi" w:hAnsiTheme="majorHAnsi" w:cstheme="majorHAnsi"/>
        </w:rPr>
        <w:fldChar w:fldCharType="begin"/>
      </w:r>
      <w:r w:rsidR="00D47ADE" w:rsidRPr="008740A0">
        <w:rPr>
          <w:rFonts w:asciiTheme="majorHAnsi" w:hAnsiTheme="majorHAnsi" w:cstheme="majorHAnsi"/>
        </w:rPr>
        <w:instrText xml:space="preserve"> REF _Ref228980715 \h </w:instrText>
      </w:r>
      <w:r w:rsidR="00D47ADE" w:rsidRPr="008740A0">
        <w:rPr>
          <w:rFonts w:asciiTheme="majorHAnsi" w:hAnsiTheme="majorHAnsi" w:cstheme="majorHAnsi"/>
        </w:rPr>
      </w:r>
      <w:r w:rsidR="008740A0">
        <w:rPr>
          <w:rFonts w:asciiTheme="majorHAnsi" w:hAnsiTheme="majorHAnsi" w:cstheme="majorHAnsi"/>
        </w:rPr>
        <w:instrText xml:space="preserve"> \* MERGEFORMAT </w:instrText>
      </w:r>
      <w:r w:rsidR="00D47ADE" w:rsidRPr="008740A0">
        <w:rPr>
          <w:rFonts w:asciiTheme="majorHAnsi" w:hAnsiTheme="majorHAnsi" w:cstheme="majorHAnsi"/>
        </w:rPr>
        <w:fldChar w:fldCharType="separate"/>
      </w:r>
      <w:r w:rsidR="00D47ADE" w:rsidRPr="008740A0">
        <w:rPr>
          <w:rFonts w:asciiTheme="majorHAnsi" w:hAnsiTheme="majorHAnsi" w:cstheme="majorHAnsi"/>
        </w:rPr>
        <w:t xml:space="preserve">Figure </w:t>
      </w:r>
      <w:r w:rsidR="00D47ADE" w:rsidRPr="008740A0">
        <w:rPr>
          <w:rFonts w:asciiTheme="majorHAnsi" w:hAnsiTheme="majorHAnsi" w:cstheme="majorHAnsi"/>
          <w:noProof/>
        </w:rPr>
        <w:t>13</w:t>
      </w:r>
      <w:r w:rsidR="00D47ADE" w:rsidRPr="008740A0">
        <w:rPr>
          <w:rFonts w:asciiTheme="majorHAnsi" w:hAnsiTheme="majorHAnsi" w:cstheme="majorHAnsi"/>
        </w:rPr>
        <w:fldChar w:fldCharType="end"/>
      </w:r>
      <w:r w:rsidRPr="008740A0">
        <w:rPr>
          <w:rFonts w:asciiTheme="majorHAnsi" w:hAnsiTheme="majorHAnsi" w:cstheme="majorHAnsi"/>
        </w:rPr>
        <w:t>).</w:t>
      </w:r>
    </w:p>
    <w:p w14:paraId="024F3F12" w14:textId="226BDF36" w:rsidR="00B934FE" w:rsidRPr="008740A0" w:rsidRDefault="00D47ADE" w:rsidP="00D47ADE">
      <w:pPr>
        <w:pStyle w:val="Caption"/>
        <w:rPr>
          <w:rFonts w:asciiTheme="majorHAnsi" w:hAnsiTheme="majorHAnsi" w:cstheme="majorHAnsi"/>
        </w:rPr>
      </w:pPr>
      <w:bookmarkStart w:id="100" w:name="_Ref228980715"/>
      <w:r w:rsidRPr="008740A0">
        <w:rPr>
          <w:rFonts w:asciiTheme="majorHAnsi" w:hAnsiTheme="majorHAnsi" w:cstheme="majorHAnsi"/>
        </w:rPr>
        <w:t xml:space="preserve">Figure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SEQ Figure \* ARABIC </w:instrText>
      </w:r>
      <w:r w:rsidR="00146B73" w:rsidRPr="008740A0">
        <w:rPr>
          <w:rFonts w:asciiTheme="majorHAnsi" w:hAnsiTheme="majorHAnsi" w:cstheme="majorHAnsi"/>
        </w:rPr>
        <w:fldChar w:fldCharType="separate"/>
      </w:r>
      <w:r w:rsidR="00146B73" w:rsidRPr="008740A0">
        <w:rPr>
          <w:rFonts w:asciiTheme="majorHAnsi" w:hAnsiTheme="majorHAnsi" w:cstheme="majorHAnsi"/>
          <w:noProof/>
        </w:rPr>
        <w:t>13</w:t>
      </w:r>
      <w:r w:rsidR="00146B73" w:rsidRPr="008740A0">
        <w:rPr>
          <w:rFonts w:asciiTheme="majorHAnsi" w:hAnsiTheme="majorHAnsi" w:cstheme="majorHAnsi"/>
          <w:noProof/>
        </w:rPr>
        <w:fldChar w:fldCharType="end"/>
      </w:r>
      <w:bookmarkEnd w:id="100"/>
      <w:r w:rsidRPr="008740A0">
        <w:rPr>
          <w:rFonts w:asciiTheme="majorHAnsi" w:hAnsiTheme="majorHAnsi" w:cstheme="majorHAnsi"/>
        </w:rPr>
        <w:t>. Number of MRV procedures according to the verification scheme</w:t>
      </w:r>
    </w:p>
    <w:p w14:paraId="35333622"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6CFADE67" wp14:editId="6F330283">
            <wp:extent cx="4587290" cy="3669832"/>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Analysis_Task511_29-04-26_files/figure-docx/Figure%20Verification%20scheme-1.png"/>
                    <pic:cNvPicPr>
                      <a:picLocks noChangeAspect="1" noChangeArrowheads="1"/>
                    </pic:cNvPicPr>
                  </pic:nvPicPr>
                  <pic:blipFill>
                    <a:blip r:embed="rId26"/>
                    <a:stretch>
                      <a:fillRect/>
                    </a:stretch>
                  </pic:blipFill>
                  <pic:spPr bwMode="auto">
                    <a:xfrm>
                      <a:off x="0" y="0"/>
                      <a:ext cx="4587290" cy="3669832"/>
                    </a:xfrm>
                    <a:prstGeom prst="rect">
                      <a:avLst/>
                    </a:prstGeom>
                    <a:noFill/>
                    <a:ln w="9525">
                      <a:noFill/>
                      <a:headEnd/>
                      <a:tailEnd/>
                    </a:ln>
                  </pic:spPr>
                </pic:pic>
              </a:graphicData>
            </a:graphic>
          </wp:inline>
        </w:drawing>
      </w:r>
    </w:p>
    <w:p w14:paraId="08B090B9" w14:textId="77777777" w:rsidR="00B934FE" w:rsidRPr="008740A0" w:rsidRDefault="00000000" w:rsidP="00AA3AAE">
      <w:pPr>
        <w:pStyle w:val="Heading3"/>
        <w:jc w:val="both"/>
        <w:rPr>
          <w:rFonts w:cstheme="majorHAnsi"/>
          <w:color w:val="auto"/>
        </w:rPr>
      </w:pPr>
      <w:bookmarkStart w:id="101" w:name="Xb45fd4fc17f7caa2b0bb14c3af1811e87227e07"/>
      <w:bookmarkStart w:id="102" w:name="_Toc229045925"/>
      <w:bookmarkEnd w:id="98"/>
      <w:r w:rsidRPr="008740A0">
        <w:rPr>
          <w:rFonts w:cstheme="majorHAnsi"/>
          <w:color w:val="auto"/>
        </w:rPr>
        <w:t>3.2.7. Co-occurrence between stakeholders’ and MRVs’ characteristics</w:t>
      </w:r>
      <w:bookmarkEnd w:id="102"/>
    </w:p>
    <w:p w14:paraId="78ACAF91" w14:textId="6ACE3A51"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Looking more </w:t>
      </w:r>
      <w:r w:rsidR="00D546FA" w:rsidRPr="008740A0">
        <w:rPr>
          <w:rFonts w:asciiTheme="majorHAnsi" w:hAnsiTheme="majorHAnsi" w:cstheme="majorHAnsi"/>
        </w:rPr>
        <w:t>precisely at</w:t>
      </w:r>
      <w:r w:rsidRPr="008740A0">
        <w:rPr>
          <w:rFonts w:asciiTheme="majorHAnsi" w:hAnsiTheme="majorHAnsi" w:cstheme="majorHAnsi"/>
        </w:rPr>
        <w:t xml:space="preserve"> the link between the characteristics of the stakeholders and the MRV procedures, we confirmed the previous results</w:t>
      </w:r>
      <w:r w:rsidR="00146B73" w:rsidRPr="008740A0">
        <w:rPr>
          <w:rFonts w:asciiTheme="majorHAnsi" w:hAnsiTheme="majorHAnsi" w:cstheme="majorHAnsi"/>
        </w:rPr>
        <w:t xml:space="preserve"> (</w:t>
      </w:r>
      <w:r w:rsidR="00146B73" w:rsidRPr="008740A0">
        <w:rPr>
          <w:rFonts w:asciiTheme="majorHAnsi" w:hAnsiTheme="majorHAnsi" w:cstheme="majorHAnsi"/>
        </w:rPr>
        <w:fldChar w:fldCharType="begin"/>
      </w:r>
      <w:r w:rsidR="00146B73" w:rsidRPr="008740A0">
        <w:rPr>
          <w:rFonts w:asciiTheme="majorHAnsi" w:hAnsiTheme="majorHAnsi" w:cstheme="majorHAnsi"/>
        </w:rPr>
        <w:instrText xml:space="preserve"> REF _Ref228981368 \h </w:instrText>
      </w:r>
      <w:r w:rsidR="00146B73" w:rsidRPr="008740A0">
        <w:rPr>
          <w:rFonts w:asciiTheme="majorHAnsi" w:hAnsiTheme="majorHAnsi" w:cstheme="majorHAnsi"/>
        </w:rPr>
      </w:r>
      <w:r w:rsidR="008740A0">
        <w:rPr>
          <w:rFonts w:asciiTheme="majorHAnsi" w:hAnsiTheme="majorHAnsi" w:cstheme="majorHAnsi"/>
        </w:rPr>
        <w:instrText xml:space="preserve"> \* MERGEFORMAT </w:instrText>
      </w:r>
      <w:r w:rsidR="00146B73" w:rsidRPr="008740A0">
        <w:rPr>
          <w:rFonts w:asciiTheme="majorHAnsi" w:hAnsiTheme="majorHAnsi" w:cstheme="majorHAnsi"/>
        </w:rPr>
        <w:fldChar w:fldCharType="separate"/>
      </w:r>
      <w:r w:rsidR="00146B73" w:rsidRPr="008740A0">
        <w:rPr>
          <w:rFonts w:asciiTheme="majorHAnsi" w:hAnsiTheme="majorHAnsi" w:cstheme="majorHAnsi"/>
        </w:rPr>
        <w:t xml:space="preserve">Figure </w:t>
      </w:r>
      <w:r w:rsidR="00146B73" w:rsidRPr="008740A0">
        <w:rPr>
          <w:rFonts w:asciiTheme="majorHAnsi" w:hAnsiTheme="majorHAnsi" w:cstheme="majorHAnsi"/>
          <w:noProof/>
        </w:rPr>
        <w:t>14</w:t>
      </w:r>
      <w:r w:rsidR="00146B73" w:rsidRPr="008740A0">
        <w:rPr>
          <w:rFonts w:asciiTheme="majorHAnsi" w:hAnsiTheme="majorHAnsi" w:cstheme="majorHAnsi"/>
        </w:rPr>
        <w:fldChar w:fldCharType="end"/>
      </w:r>
      <w:r w:rsidR="00146B73" w:rsidRPr="008740A0">
        <w:rPr>
          <w:rFonts w:asciiTheme="majorHAnsi" w:hAnsiTheme="majorHAnsi" w:cstheme="majorHAnsi"/>
        </w:rPr>
        <w:t>)</w:t>
      </w:r>
      <w:r w:rsidRPr="008740A0">
        <w:rPr>
          <w:rFonts w:asciiTheme="majorHAnsi" w:hAnsiTheme="majorHAnsi" w:cstheme="majorHAnsi"/>
        </w:rPr>
        <w:t>.</w:t>
      </w:r>
    </w:p>
    <w:p w14:paraId="13D84DE2"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Focusing on the main co-occurrences (more than 25 MRV procedures), farmers and consultants are mainly involved in MRV procedures monitoring soil organic matter and carbon. For farmers, land management information, spatial images, soil sampling and modelling are very used methodologies. For consultants, it is mainly modelling. For farmers, the output is a classical </w:t>
      </w:r>
      <w:proofErr w:type="gramStart"/>
      <w:r w:rsidRPr="008740A0">
        <w:rPr>
          <w:rFonts w:asciiTheme="majorHAnsi" w:hAnsiTheme="majorHAnsi" w:cstheme="majorHAnsi"/>
        </w:rPr>
        <w:t>report</w:t>
      </w:r>
      <w:proofErr w:type="gramEnd"/>
      <w:r w:rsidRPr="008740A0">
        <w:rPr>
          <w:rFonts w:asciiTheme="majorHAnsi" w:hAnsiTheme="majorHAnsi" w:cstheme="majorHAnsi"/>
        </w:rPr>
        <w:t xml:space="preserve"> and the verification is action-based. For consultants, the result-based verification is also the most common.</w:t>
      </w:r>
    </w:p>
    <w:p w14:paraId="6C30827C"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The MRV procedures answering to voluntary carbon market mainly include the monitoring of soil organic matter and carbon, using a diversity of methodologies (soil sampling, satellite images, modelling, land management information). A classical report is </w:t>
      </w:r>
      <w:proofErr w:type="gramStart"/>
      <w:r w:rsidRPr="008740A0">
        <w:rPr>
          <w:rFonts w:asciiTheme="majorHAnsi" w:hAnsiTheme="majorHAnsi" w:cstheme="majorHAnsi"/>
        </w:rPr>
        <w:t>written</w:t>
      </w:r>
      <w:proofErr w:type="gramEnd"/>
      <w:r w:rsidRPr="008740A0">
        <w:rPr>
          <w:rFonts w:asciiTheme="majorHAnsi" w:hAnsiTheme="majorHAnsi" w:cstheme="majorHAnsi"/>
        </w:rPr>
        <w:t xml:space="preserve"> and the verification is result-based.</w:t>
      </w:r>
    </w:p>
    <w:p w14:paraId="1C0AAF68"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At local as regional scales, the main monitored parameter is </w:t>
      </w:r>
      <w:proofErr w:type="gramStart"/>
      <w:r w:rsidRPr="008740A0">
        <w:rPr>
          <w:rFonts w:asciiTheme="majorHAnsi" w:hAnsiTheme="majorHAnsi" w:cstheme="majorHAnsi"/>
        </w:rPr>
        <w:t>soil</w:t>
      </w:r>
      <w:proofErr w:type="gramEnd"/>
      <w:r w:rsidRPr="008740A0">
        <w:rPr>
          <w:rFonts w:asciiTheme="majorHAnsi" w:hAnsiTheme="majorHAnsi" w:cstheme="majorHAnsi"/>
        </w:rPr>
        <w:t xml:space="preserve"> organic matter and carbon. Soil sampling, satellite images, modelling, land management information were used in more </w:t>
      </w:r>
      <w:proofErr w:type="gramStart"/>
      <w:r w:rsidRPr="008740A0">
        <w:rPr>
          <w:rFonts w:asciiTheme="majorHAnsi" w:hAnsiTheme="majorHAnsi" w:cstheme="majorHAnsi"/>
        </w:rPr>
        <w:t>that</w:t>
      </w:r>
      <w:proofErr w:type="gramEnd"/>
      <w:r w:rsidRPr="008740A0">
        <w:rPr>
          <w:rFonts w:asciiTheme="majorHAnsi" w:hAnsiTheme="majorHAnsi" w:cstheme="majorHAnsi"/>
        </w:rPr>
        <w:t xml:space="preserve"> 25 MRV procedures. At local scale, the classical report and the result-based verification were the most common.</w:t>
      </w:r>
    </w:p>
    <w:p w14:paraId="60F7F309"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MRV procedures implemented in agricultural areas were also mainly focused on soil organic matter and carbon, using the four methodologies previusly mentionned, a classical report and a result-based verification.</w:t>
      </w:r>
    </w:p>
    <w:p w14:paraId="23337A56"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lastRenderedPageBreak/>
        <w:t>Regarding the drivers, the number of MRV procedures was very low (i.e. less than 10) per combination so no clear pattern appears.</w:t>
      </w:r>
    </w:p>
    <w:p w14:paraId="01B40536" w14:textId="1D2931A2" w:rsidR="002E0A37" w:rsidRPr="008740A0" w:rsidRDefault="00146B73" w:rsidP="00146B73">
      <w:pPr>
        <w:pStyle w:val="Caption"/>
        <w:rPr>
          <w:rFonts w:asciiTheme="majorHAnsi" w:hAnsiTheme="majorHAnsi" w:cstheme="majorHAnsi"/>
        </w:rPr>
      </w:pPr>
      <w:bookmarkStart w:id="103" w:name="_Ref228981368"/>
      <w:r w:rsidRPr="008740A0">
        <w:rPr>
          <w:rFonts w:asciiTheme="majorHAnsi" w:hAnsiTheme="majorHAnsi" w:cstheme="majorHAnsi"/>
        </w:rPr>
        <w:t xml:space="preserve">Figure </w:t>
      </w:r>
      <w:r w:rsidRPr="008740A0">
        <w:rPr>
          <w:rFonts w:asciiTheme="majorHAnsi" w:hAnsiTheme="majorHAnsi" w:cstheme="majorHAnsi"/>
        </w:rPr>
        <w:fldChar w:fldCharType="begin"/>
      </w:r>
      <w:r w:rsidRPr="008740A0">
        <w:rPr>
          <w:rFonts w:asciiTheme="majorHAnsi" w:hAnsiTheme="majorHAnsi" w:cstheme="majorHAnsi"/>
        </w:rPr>
        <w:instrText xml:space="preserve"> SEQ Figure \* ARABIC </w:instrText>
      </w:r>
      <w:r w:rsidRPr="008740A0">
        <w:rPr>
          <w:rFonts w:asciiTheme="majorHAnsi" w:hAnsiTheme="majorHAnsi" w:cstheme="majorHAnsi"/>
        </w:rPr>
        <w:fldChar w:fldCharType="separate"/>
      </w:r>
      <w:r w:rsidRPr="008740A0">
        <w:rPr>
          <w:rFonts w:asciiTheme="majorHAnsi" w:hAnsiTheme="majorHAnsi" w:cstheme="majorHAnsi"/>
          <w:noProof/>
        </w:rPr>
        <w:t>14</w:t>
      </w:r>
      <w:r w:rsidRPr="008740A0">
        <w:rPr>
          <w:rFonts w:asciiTheme="majorHAnsi" w:hAnsiTheme="majorHAnsi" w:cstheme="majorHAnsi"/>
          <w:noProof/>
        </w:rPr>
        <w:fldChar w:fldCharType="end"/>
      </w:r>
      <w:bookmarkEnd w:id="103"/>
      <w:r w:rsidRPr="008740A0">
        <w:rPr>
          <w:rFonts w:asciiTheme="majorHAnsi" w:hAnsiTheme="majorHAnsi" w:cstheme="majorHAnsi"/>
        </w:rPr>
        <w:t xml:space="preserve">. </w:t>
      </w:r>
      <w:r w:rsidR="002E0A37" w:rsidRPr="008740A0">
        <w:rPr>
          <w:rFonts w:asciiTheme="majorHAnsi" w:hAnsiTheme="majorHAnsi" w:cstheme="majorHAnsi"/>
        </w:rPr>
        <w:t>Co-occurrence between the characteristics of stakeholders and MRV procedures</w:t>
      </w:r>
    </w:p>
    <w:p w14:paraId="546E85F7" w14:textId="761A504A" w:rsidR="00D546FA" w:rsidRPr="008740A0" w:rsidRDefault="00D546FA" w:rsidP="00AA3AAE">
      <w:pPr>
        <w:pStyle w:val="BodyText"/>
        <w:jc w:val="both"/>
        <w:rPr>
          <w:rFonts w:asciiTheme="majorHAnsi" w:hAnsiTheme="majorHAnsi" w:cstheme="majorHAnsi"/>
        </w:rPr>
      </w:pPr>
      <w:r w:rsidRPr="008740A0">
        <w:rPr>
          <w:rFonts w:asciiTheme="majorHAnsi" w:hAnsiTheme="majorHAnsi" w:cstheme="majorHAnsi"/>
          <w:noProof/>
        </w:rPr>
        <w:drawing>
          <wp:inline distT="0" distB="0" distL="0" distR="0" wp14:anchorId="6A8726A2" wp14:editId="1F1F7B60">
            <wp:extent cx="5943600" cy="3006090"/>
            <wp:effectExtent l="0" t="0" r="0" b="0"/>
            <wp:docPr id="18630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8126" name=""/>
                    <pic:cNvPicPr/>
                  </pic:nvPicPr>
                  <pic:blipFill>
                    <a:blip r:embed="rId27"/>
                    <a:stretch>
                      <a:fillRect/>
                    </a:stretch>
                  </pic:blipFill>
                  <pic:spPr>
                    <a:xfrm>
                      <a:off x="0" y="0"/>
                      <a:ext cx="5943600" cy="3006090"/>
                    </a:xfrm>
                    <a:prstGeom prst="rect">
                      <a:avLst/>
                    </a:prstGeom>
                  </pic:spPr>
                </pic:pic>
              </a:graphicData>
            </a:graphic>
          </wp:inline>
        </w:drawing>
      </w:r>
    </w:p>
    <w:p w14:paraId="08E8F576" w14:textId="15CCDED4" w:rsidR="00B934FE" w:rsidRPr="008740A0" w:rsidRDefault="00B934FE" w:rsidP="00AA3AAE">
      <w:pPr>
        <w:pStyle w:val="BodyText"/>
        <w:jc w:val="both"/>
        <w:rPr>
          <w:rFonts w:asciiTheme="majorHAnsi" w:hAnsiTheme="majorHAnsi" w:cstheme="majorHAnsi"/>
        </w:rPr>
      </w:pPr>
    </w:p>
    <w:p w14:paraId="6C1D5687" w14:textId="77777777" w:rsidR="00B934FE" w:rsidRPr="008740A0" w:rsidRDefault="00000000" w:rsidP="00AA3AAE">
      <w:pPr>
        <w:pStyle w:val="Heading2"/>
        <w:jc w:val="both"/>
        <w:rPr>
          <w:rFonts w:cstheme="majorHAnsi"/>
          <w:color w:val="auto"/>
        </w:rPr>
      </w:pPr>
      <w:bookmarkStart w:id="104" w:name="X3040311c1b97da07d99a390eb1f9da6911d545b"/>
      <w:bookmarkStart w:id="105" w:name="_Toc229045926"/>
      <w:bookmarkEnd w:id="78"/>
      <w:bookmarkEnd w:id="101"/>
      <w:r w:rsidRPr="008740A0">
        <w:rPr>
          <w:rFonts w:cstheme="majorHAnsi"/>
          <w:color w:val="auto"/>
        </w:rPr>
        <w:t>3.4. Typology of stakeholders and MRV procedures</w:t>
      </w:r>
      <w:bookmarkEnd w:id="105"/>
    </w:p>
    <w:p w14:paraId="7EB35719" w14:textId="77777777" w:rsidR="00146B73" w:rsidRPr="008740A0" w:rsidRDefault="00146B73" w:rsidP="00AA3AAE">
      <w:pPr>
        <w:pStyle w:val="FirstParagraph"/>
        <w:jc w:val="both"/>
        <w:rPr>
          <w:rFonts w:asciiTheme="majorHAnsi" w:hAnsiTheme="majorHAnsi" w:cstheme="majorHAnsi"/>
          <w:i/>
          <w:iCs/>
        </w:rPr>
      </w:pPr>
      <w:r w:rsidRPr="008740A0">
        <w:rPr>
          <w:rFonts w:asciiTheme="majorHAnsi" w:hAnsiTheme="majorHAnsi" w:cstheme="majorHAnsi"/>
          <w:i/>
          <w:iCs/>
        </w:rPr>
        <w:t>Table to add</w:t>
      </w:r>
    </w:p>
    <w:p w14:paraId="3C8D6EC1" w14:textId="695BB81E"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classified the MRV procedures into six groups.</w:t>
      </w:r>
    </w:p>
    <w:p w14:paraId="18DEC9BE" w14:textId="65C98C80"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The first group involves stakeholders other than farmers: agroindustry, academia, consultancy, public administrators and NGOs. These MRV procedures take place from local to continental scale. The purpose is </w:t>
      </w:r>
      <w:r w:rsidR="00D546FA" w:rsidRPr="008740A0">
        <w:rPr>
          <w:rFonts w:asciiTheme="majorHAnsi" w:hAnsiTheme="majorHAnsi" w:cstheme="majorHAnsi"/>
        </w:rPr>
        <w:t>to help</w:t>
      </w:r>
      <w:r w:rsidRPr="008740A0">
        <w:rPr>
          <w:rFonts w:asciiTheme="majorHAnsi" w:hAnsiTheme="majorHAnsi" w:cstheme="majorHAnsi"/>
        </w:rPr>
        <w:t xml:space="preserve"> </w:t>
      </w:r>
      <w:proofErr w:type="gramStart"/>
      <w:r w:rsidRPr="008740A0">
        <w:rPr>
          <w:rFonts w:asciiTheme="majorHAnsi" w:hAnsiTheme="majorHAnsi" w:cstheme="majorHAnsi"/>
        </w:rPr>
        <w:t>in</w:t>
      </w:r>
      <w:proofErr w:type="gramEnd"/>
      <w:r w:rsidRPr="008740A0">
        <w:rPr>
          <w:rFonts w:asciiTheme="majorHAnsi" w:hAnsiTheme="majorHAnsi" w:cstheme="majorHAnsi"/>
        </w:rPr>
        <w:t xml:space="preserve"> decision-making and assess the effect of the changes in agricultural practices. The monitored parameters are nutrients, texture, soil depth, moisture, pH and temperature.</w:t>
      </w:r>
    </w:p>
    <w:p w14:paraId="35EE3984" w14:textId="16F9955E"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second group is only defined by the monitored parameters: nutrients, pH, water holding capacity, porosity, CEC, moisture, infiltration ate and CaCO3.</w:t>
      </w:r>
    </w:p>
    <w:p w14:paraId="0F215F56"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third group is very specific on the effect of grazing and by the lack of information regarding the implementation scale.</w:t>
      </w:r>
    </w:p>
    <w:p w14:paraId="0E532CAE"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fourth group involves only farmers and is focused on local scale. The driver is only the change in agricultural practices. The monitoring methodology could be land management information, soil sampling or the use of spatial images. The results are available on an online plateform. The verification is result-based.</w:t>
      </w:r>
    </w:p>
    <w:p w14:paraId="27E5B8CC" w14:textId="2315A504"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lastRenderedPageBreak/>
        <w:t xml:space="preserve">The fifth group is focused on peatlands and wetlands. The effect of restoration measures is assessed. Soil depth and subsidence are </w:t>
      </w:r>
      <w:r w:rsidR="00D546FA" w:rsidRPr="008740A0">
        <w:rPr>
          <w:rFonts w:asciiTheme="majorHAnsi" w:hAnsiTheme="majorHAnsi" w:cstheme="majorHAnsi"/>
        </w:rPr>
        <w:t>monitored,</w:t>
      </w:r>
      <w:r w:rsidRPr="008740A0">
        <w:rPr>
          <w:rFonts w:asciiTheme="majorHAnsi" w:hAnsiTheme="majorHAnsi" w:cstheme="majorHAnsi"/>
        </w:rPr>
        <w:t xml:space="preserve"> and the results are gathered in a classical report.</w:t>
      </w:r>
    </w:p>
    <w:p w14:paraId="32EF3CAE" w14:textId="77777777"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The sixth group concerned only consultants. The monitoring is based on modelling.</w:t>
      </w:r>
    </w:p>
    <w:p w14:paraId="1EF7BF7F" w14:textId="77777777" w:rsidR="00B934FE" w:rsidRPr="008740A0" w:rsidRDefault="00000000" w:rsidP="00AA3AAE">
      <w:pPr>
        <w:pStyle w:val="Heading2"/>
        <w:jc w:val="both"/>
        <w:rPr>
          <w:rFonts w:cstheme="majorHAnsi"/>
          <w:color w:val="auto"/>
        </w:rPr>
      </w:pPr>
      <w:bookmarkStart w:id="106" w:name="decision-tool"/>
      <w:bookmarkStart w:id="107" w:name="_Toc229045927"/>
      <w:bookmarkEnd w:id="104"/>
      <w:r w:rsidRPr="008740A0">
        <w:rPr>
          <w:rFonts w:cstheme="majorHAnsi"/>
          <w:color w:val="auto"/>
        </w:rPr>
        <w:t>3.5. Decision tool</w:t>
      </w:r>
      <w:bookmarkEnd w:id="107"/>
    </w:p>
    <w:p w14:paraId="217A2E46" w14:textId="77777777" w:rsidR="00B934FE" w:rsidRPr="008740A0" w:rsidRDefault="00000000" w:rsidP="00AA3AAE">
      <w:pPr>
        <w:pStyle w:val="Heading3"/>
        <w:jc w:val="both"/>
        <w:rPr>
          <w:rFonts w:cstheme="majorHAnsi"/>
          <w:color w:val="auto"/>
        </w:rPr>
      </w:pPr>
      <w:bookmarkStart w:id="108" w:name="classification-tree"/>
      <w:bookmarkStart w:id="109" w:name="_Toc229045928"/>
      <w:r w:rsidRPr="008740A0">
        <w:rPr>
          <w:rFonts w:cstheme="majorHAnsi"/>
          <w:color w:val="auto"/>
        </w:rPr>
        <w:t>3.5.1. Classification tree</w:t>
      </w:r>
      <w:bookmarkEnd w:id="109"/>
    </w:p>
    <w:p w14:paraId="674E03AD"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to add</w:t>
      </w:r>
    </w:p>
    <w:p w14:paraId="36EFF24B" w14:textId="77777777" w:rsidR="00B934FE" w:rsidRPr="008740A0" w:rsidRDefault="00000000" w:rsidP="00AA3AAE">
      <w:pPr>
        <w:pStyle w:val="Heading3"/>
        <w:jc w:val="both"/>
        <w:rPr>
          <w:rFonts w:cstheme="majorHAnsi"/>
          <w:color w:val="auto"/>
        </w:rPr>
      </w:pPr>
      <w:bookmarkStart w:id="110" w:name="interface"/>
      <w:bookmarkStart w:id="111" w:name="_Toc229045929"/>
      <w:bookmarkEnd w:id="108"/>
      <w:r w:rsidRPr="008740A0">
        <w:rPr>
          <w:rFonts w:cstheme="majorHAnsi"/>
          <w:color w:val="auto"/>
        </w:rPr>
        <w:t>3.5.4. Interface</w:t>
      </w:r>
      <w:bookmarkEnd w:id="111"/>
    </w:p>
    <w:p w14:paraId="2E2EF70C"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to add</w:t>
      </w:r>
    </w:p>
    <w:p w14:paraId="5AC84BFE" w14:textId="77777777" w:rsidR="00B934FE" w:rsidRPr="008740A0" w:rsidRDefault="00000000" w:rsidP="00AA3AAE">
      <w:pPr>
        <w:pStyle w:val="Heading1"/>
        <w:jc w:val="both"/>
        <w:rPr>
          <w:rFonts w:cstheme="majorHAnsi"/>
          <w:color w:val="auto"/>
        </w:rPr>
      </w:pPr>
      <w:bookmarkStart w:id="112" w:name="discussion"/>
      <w:bookmarkStart w:id="113" w:name="_Toc229045930"/>
      <w:bookmarkEnd w:id="63"/>
      <w:bookmarkEnd w:id="106"/>
      <w:bookmarkEnd w:id="110"/>
      <w:r w:rsidRPr="008740A0">
        <w:rPr>
          <w:rFonts w:cstheme="majorHAnsi"/>
          <w:color w:val="auto"/>
        </w:rPr>
        <w:t>4. Discussion</w:t>
      </w:r>
      <w:bookmarkEnd w:id="113"/>
    </w:p>
    <w:p w14:paraId="511837CC" w14:textId="77777777" w:rsidR="00B934FE" w:rsidRPr="008740A0" w:rsidRDefault="00000000" w:rsidP="00AA3AAE">
      <w:pPr>
        <w:pStyle w:val="Heading2"/>
        <w:jc w:val="both"/>
        <w:rPr>
          <w:rFonts w:cstheme="majorHAnsi"/>
          <w:color w:val="auto"/>
        </w:rPr>
      </w:pPr>
      <w:bookmarkStart w:id="114" w:name="Xb619b6ac6027c10504b468bcb5b3cf1a58b2061"/>
      <w:bookmarkStart w:id="115" w:name="_Toc229045931"/>
      <w:r w:rsidRPr="008740A0">
        <w:rPr>
          <w:rFonts w:cstheme="majorHAnsi"/>
          <w:color w:val="auto"/>
        </w:rPr>
        <w:t>4.1. Knowledge state about MRV procedures including soils</w:t>
      </w:r>
      <w:bookmarkEnd w:id="115"/>
    </w:p>
    <w:p w14:paraId="292175DC" w14:textId="77777777" w:rsidR="00B934FE" w:rsidRPr="008740A0" w:rsidRDefault="00000000" w:rsidP="00AA3AAE">
      <w:pPr>
        <w:pStyle w:val="Heading3"/>
        <w:jc w:val="both"/>
        <w:rPr>
          <w:rFonts w:cstheme="majorHAnsi"/>
          <w:color w:val="auto"/>
        </w:rPr>
      </w:pPr>
      <w:bookmarkStart w:id="116" w:name="X5ed011f30d329c41482cfde86e3accaff49c305"/>
      <w:bookmarkStart w:id="117" w:name="_Toc229045932"/>
      <w:r w:rsidRPr="008740A0">
        <w:rPr>
          <w:rFonts w:cstheme="majorHAnsi"/>
          <w:color w:val="auto"/>
        </w:rPr>
        <w:t>4.1.1. Gap of knowledge regarding MRV procedures including soils</w:t>
      </w:r>
      <w:bookmarkEnd w:id="117"/>
    </w:p>
    <w:p w14:paraId="03B35038" w14:textId="5CDEAC54"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With only nine articles published, Monitoring Reporting and Verification is definitively a science frontier in soil sciences. The articles mentioning MRV usually describe the Monit</w:t>
      </w:r>
      <w:r w:rsidR="00956C9B" w:rsidRPr="008740A0">
        <w:rPr>
          <w:rFonts w:asciiTheme="majorHAnsi" w:hAnsiTheme="majorHAnsi" w:cstheme="majorHAnsi"/>
        </w:rPr>
        <w:t>o</w:t>
      </w:r>
      <w:r w:rsidRPr="008740A0">
        <w:rPr>
          <w:rFonts w:asciiTheme="majorHAnsi" w:hAnsiTheme="majorHAnsi" w:cstheme="majorHAnsi"/>
        </w:rPr>
        <w:t xml:space="preserve">ring part but do </w:t>
      </w:r>
      <w:proofErr w:type="gramStart"/>
      <w:r w:rsidRPr="008740A0">
        <w:rPr>
          <w:rFonts w:asciiTheme="majorHAnsi" w:hAnsiTheme="majorHAnsi" w:cstheme="majorHAnsi"/>
        </w:rPr>
        <w:t>no</w:t>
      </w:r>
      <w:proofErr w:type="gramEnd"/>
      <w:r w:rsidRPr="008740A0">
        <w:rPr>
          <w:rFonts w:asciiTheme="majorHAnsi" w:hAnsiTheme="majorHAnsi" w:cstheme="majorHAnsi"/>
        </w:rPr>
        <w:t xml:space="preserve"> give any information about Reporting and Verification. The term MRV is wider spread in the private sector. A good indicator of this statement is the higher information we got from webscraping than from scientific literature.</w:t>
      </w:r>
    </w:p>
    <w:p w14:paraId="111918E9" w14:textId="77777777" w:rsidR="00B934FE" w:rsidRPr="008740A0" w:rsidRDefault="00000000" w:rsidP="00AA3AAE">
      <w:pPr>
        <w:pStyle w:val="Heading3"/>
        <w:jc w:val="both"/>
        <w:rPr>
          <w:rFonts w:cstheme="majorHAnsi"/>
          <w:color w:val="auto"/>
        </w:rPr>
      </w:pPr>
      <w:bookmarkStart w:id="118" w:name="X4f656a546a3828c409817c47fb11f724f7e19c8"/>
      <w:bookmarkStart w:id="119" w:name="_Toc229045933"/>
      <w:bookmarkEnd w:id="116"/>
      <w:r w:rsidRPr="008740A0">
        <w:rPr>
          <w:rFonts w:cstheme="majorHAnsi"/>
          <w:color w:val="auto"/>
        </w:rPr>
        <w:t>4.1.2. Lack of information translating a lack of transparence</w:t>
      </w:r>
      <w:bookmarkEnd w:id="119"/>
    </w:p>
    <w:p w14:paraId="0ADD6EB3" w14:textId="2532169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Moreover, lot of information was not provided in the documents we collected that </w:t>
      </w:r>
      <w:r w:rsidR="00956C9B" w:rsidRPr="008740A0">
        <w:rPr>
          <w:rFonts w:asciiTheme="majorHAnsi" w:hAnsiTheme="majorHAnsi" w:cstheme="majorHAnsi"/>
        </w:rPr>
        <w:t>translates from</w:t>
      </w:r>
      <w:r w:rsidRPr="008740A0">
        <w:rPr>
          <w:rFonts w:asciiTheme="majorHAnsi" w:hAnsiTheme="majorHAnsi" w:cstheme="majorHAnsi"/>
        </w:rPr>
        <w:t xml:space="preserve"> a lack of transparency from the MRV providers. Lack of information about the sampling design could lead to a lack of robustness. Moreover, the uncertainty measurement is rarely described, risking green washing. The cost was almost never mentioned.</w:t>
      </w:r>
    </w:p>
    <w:p w14:paraId="6BEC8A83" w14:textId="77777777" w:rsidR="00B934FE" w:rsidRPr="008740A0" w:rsidRDefault="00000000" w:rsidP="00AA3AAE">
      <w:pPr>
        <w:pStyle w:val="Heading2"/>
        <w:jc w:val="both"/>
        <w:rPr>
          <w:rFonts w:cstheme="majorHAnsi"/>
          <w:color w:val="auto"/>
        </w:rPr>
      </w:pPr>
      <w:bookmarkStart w:id="120" w:name="Xee32fd03f1eb05d5d0f373ee0d510b0619ad8a6"/>
      <w:bookmarkStart w:id="121" w:name="_Toc229045934"/>
      <w:bookmarkEnd w:id="114"/>
      <w:bookmarkEnd w:id="118"/>
      <w:r w:rsidRPr="008740A0">
        <w:rPr>
          <w:rFonts w:cstheme="majorHAnsi"/>
          <w:color w:val="auto"/>
        </w:rPr>
        <w:t>4.2. Most frequent characteristics of the stakeholders and the MRV procedures</w:t>
      </w:r>
      <w:bookmarkEnd w:id="121"/>
    </w:p>
    <w:p w14:paraId="6C8ABA59" w14:textId="0D9970AE"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Our study illustrates the hegemony of carbon market when soils are considered in the market. Thus, soil organic matter and carbon </w:t>
      </w:r>
      <w:proofErr w:type="gramStart"/>
      <w:r w:rsidRPr="008740A0">
        <w:rPr>
          <w:rFonts w:asciiTheme="majorHAnsi" w:hAnsiTheme="majorHAnsi" w:cstheme="majorHAnsi"/>
        </w:rPr>
        <w:t>is</w:t>
      </w:r>
      <w:proofErr w:type="gramEnd"/>
      <w:r w:rsidRPr="008740A0">
        <w:rPr>
          <w:rFonts w:asciiTheme="majorHAnsi" w:hAnsiTheme="majorHAnsi" w:cstheme="majorHAnsi"/>
        </w:rPr>
        <w:t xml:space="preserve"> from far, the most frequent monitored soil parameter. Moreover, agriculture sector was also the most represented. The absence of MRV procedures </w:t>
      </w:r>
      <w:proofErr w:type="gramStart"/>
      <w:r w:rsidRPr="008740A0">
        <w:rPr>
          <w:rFonts w:asciiTheme="majorHAnsi" w:hAnsiTheme="majorHAnsi" w:cstheme="majorHAnsi"/>
        </w:rPr>
        <w:t>aiming</w:t>
      </w:r>
      <w:proofErr w:type="gramEnd"/>
      <w:r w:rsidRPr="008740A0">
        <w:rPr>
          <w:rFonts w:asciiTheme="majorHAnsi" w:hAnsiTheme="majorHAnsi" w:cstheme="majorHAnsi"/>
        </w:rPr>
        <w:t xml:space="preserve"> urban areas is also </w:t>
      </w:r>
      <w:r w:rsidR="00D546FA" w:rsidRPr="008740A0">
        <w:rPr>
          <w:rFonts w:asciiTheme="majorHAnsi" w:hAnsiTheme="majorHAnsi" w:cstheme="majorHAnsi"/>
        </w:rPr>
        <w:t>mentioned</w:t>
      </w:r>
      <w:r w:rsidRPr="008740A0">
        <w:rPr>
          <w:rFonts w:asciiTheme="majorHAnsi" w:hAnsiTheme="majorHAnsi" w:cstheme="majorHAnsi"/>
        </w:rPr>
        <w:t xml:space="preserve">. In the European Union, the recent Carbon Removals and Carbon Farming (CRCF) Regulation provides guidance for carbon farming (reference to add: </w:t>
      </w:r>
      <w:hyperlink r:id="rId28">
        <w:r w:rsidR="00B934FE" w:rsidRPr="008740A0">
          <w:rPr>
            <w:rStyle w:val="Hyperlink"/>
            <w:rFonts w:asciiTheme="majorHAnsi" w:hAnsiTheme="majorHAnsi" w:cstheme="majorHAnsi"/>
            <w:color w:val="auto"/>
          </w:rPr>
          <w:t>https://eur-lex.europa.eu/legal-content/EN/PIN/?uri=OJ:L_202502358</w:t>
        </w:r>
      </w:hyperlink>
      <w:r w:rsidRPr="008740A0">
        <w:rPr>
          <w:rFonts w:asciiTheme="majorHAnsi" w:hAnsiTheme="majorHAnsi" w:cstheme="majorHAnsi"/>
        </w:rPr>
        <w:t>).</w:t>
      </w:r>
    </w:p>
    <w:p w14:paraId="211BE4CA" w14:textId="2AEB30F3"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Soil sampling, satellite images, land management information and modelling are widely </w:t>
      </w:r>
      <w:proofErr w:type="gramStart"/>
      <w:r w:rsidRPr="008740A0">
        <w:rPr>
          <w:rFonts w:asciiTheme="majorHAnsi" w:hAnsiTheme="majorHAnsi" w:cstheme="majorHAnsi"/>
        </w:rPr>
        <w:t>use</w:t>
      </w:r>
      <w:proofErr w:type="gramEnd"/>
      <w:r w:rsidRPr="008740A0">
        <w:rPr>
          <w:rFonts w:asciiTheme="majorHAnsi" w:hAnsiTheme="majorHAnsi" w:cstheme="majorHAnsi"/>
        </w:rPr>
        <w:t xml:space="preserve"> as monitoring methodologies. Most of the </w:t>
      </w:r>
      <w:r w:rsidR="00D546FA" w:rsidRPr="008740A0">
        <w:rPr>
          <w:rFonts w:asciiTheme="majorHAnsi" w:hAnsiTheme="majorHAnsi" w:cstheme="majorHAnsi"/>
        </w:rPr>
        <w:t>time</w:t>
      </w:r>
      <w:r w:rsidRPr="008740A0">
        <w:rPr>
          <w:rFonts w:asciiTheme="majorHAnsi" w:hAnsiTheme="majorHAnsi" w:cstheme="majorHAnsi"/>
        </w:rPr>
        <w:t xml:space="preserve">, soil sampling came as validation of other methodologies. Land management information </w:t>
      </w:r>
      <w:proofErr w:type="gramStart"/>
      <w:r w:rsidRPr="008740A0">
        <w:rPr>
          <w:rFonts w:asciiTheme="majorHAnsi" w:hAnsiTheme="majorHAnsi" w:cstheme="majorHAnsi"/>
        </w:rPr>
        <w:t>were</w:t>
      </w:r>
      <w:proofErr w:type="gramEnd"/>
      <w:r w:rsidRPr="008740A0">
        <w:rPr>
          <w:rFonts w:asciiTheme="majorHAnsi" w:hAnsiTheme="majorHAnsi" w:cstheme="majorHAnsi"/>
        </w:rPr>
        <w:t xml:space="preserve"> used to list the </w:t>
      </w:r>
      <w:proofErr w:type="gramStart"/>
      <w:r w:rsidRPr="008740A0">
        <w:rPr>
          <w:rFonts w:asciiTheme="majorHAnsi" w:hAnsiTheme="majorHAnsi" w:cstheme="majorHAnsi"/>
        </w:rPr>
        <w:t>undertook actions</w:t>
      </w:r>
      <w:proofErr w:type="gramEnd"/>
      <w:r w:rsidRPr="008740A0">
        <w:rPr>
          <w:rFonts w:asciiTheme="majorHAnsi" w:hAnsiTheme="majorHAnsi" w:cstheme="majorHAnsi"/>
        </w:rPr>
        <w:t xml:space="preserve"> such as </w:t>
      </w:r>
      <w:r w:rsidRPr="008740A0">
        <w:rPr>
          <w:rFonts w:asciiTheme="majorHAnsi" w:hAnsiTheme="majorHAnsi" w:cstheme="majorHAnsi"/>
        </w:rPr>
        <w:lastRenderedPageBreak/>
        <w:t xml:space="preserve">the change </w:t>
      </w:r>
      <w:proofErr w:type="gramStart"/>
      <w:r w:rsidRPr="008740A0">
        <w:rPr>
          <w:rFonts w:asciiTheme="majorHAnsi" w:hAnsiTheme="majorHAnsi" w:cstheme="majorHAnsi"/>
        </w:rPr>
        <w:t>of</w:t>
      </w:r>
      <w:proofErr w:type="gramEnd"/>
      <w:r w:rsidRPr="008740A0">
        <w:rPr>
          <w:rFonts w:asciiTheme="majorHAnsi" w:hAnsiTheme="majorHAnsi" w:cstheme="majorHAnsi"/>
        </w:rPr>
        <w:t xml:space="preserve"> agricultural practices. However, the verification was clearly more often based on the changes in soil parameters values </w:t>
      </w:r>
      <w:r w:rsidR="00D546FA" w:rsidRPr="008740A0">
        <w:rPr>
          <w:rFonts w:asciiTheme="majorHAnsi" w:hAnsiTheme="majorHAnsi" w:cstheme="majorHAnsi"/>
        </w:rPr>
        <w:t>(called</w:t>
      </w:r>
      <w:r w:rsidRPr="008740A0">
        <w:rPr>
          <w:rFonts w:asciiTheme="majorHAnsi" w:hAnsiTheme="majorHAnsi" w:cstheme="majorHAnsi"/>
        </w:rPr>
        <w:t xml:space="preserve"> result-based) rather than on the implementation of these new practices </w:t>
      </w:r>
      <w:r w:rsidR="00D546FA" w:rsidRPr="008740A0">
        <w:rPr>
          <w:rFonts w:asciiTheme="majorHAnsi" w:hAnsiTheme="majorHAnsi" w:cstheme="majorHAnsi"/>
        </w:rPr>
        <w:t>(corresponding</w:t>
      </w:r>
      <w:r w:rsidRPr="008740A0">
        <w:rPr>
          <w:rFonts w:asciiTheme="majorHAnsi" w:hAnsiTheme="majorHAnsi" w:cstheme="majorHAnsi"/>
        </w:rPr>
        <w:t xml:space="preserve"> to action-based verification).</w:t>
      </w:r>
    </w:p>
    <w:p w14:paraId="4624E7FC" w14:textId="4F38BB3C" w:rsidR="00B934FE" w:rsidRPr="008740A0" w:rsidRDefault="00000000" w:rsidP="00AA3AAE">
      <w:pPr>
        <w:pStyle w:val="BodyText"/>
        <w:jc w:val="both"/>
        <w:rPr>
          <w:rFonts w:asciiTheme="majorHAnsi" w:hAnsiTheme="majorHAnsi" w:cstheme="majorHAnsi"/>
        </w:rPr>
      </w:pPr>
      <w:r w:rsidRPr="008740A0">
        <w:rPr>
          <w:rFonts w:asciiTheme="majorHAnsi" w:hAnsiTheme="majorHAnsi" w:cstheme="majorHAnsi"/>
        </w:rPr>
        <w:t xml:space="preserve">Looking specifically </w:t>
      </w:r>
      <w:proofErr w:type="gramStart"/>
      <w:r w:rsidRPr="008740A0">
        <w:rPr>
          <w:rFonts w:asciiTheme="majorHAnsi" w:hAnsiTheme="majorHAnsi" w:cstheme="majorHAnsi"/>
        </w:rPr>
        <w:t>to</w:t>
      </w:r>
      <w:proofErr w:type="gramEnd"/>
      <w:r w:rsidRPr="008740A0">
        <w:rPr>
          <w:rFonts w:asciiTheme="majorHAnsi" w:hAnsiTheme="majorHAnsi" w:cstheme="majorHAnsi"/>
        </w:rPr>
        <w:t xml:space="preserve"> the use of each MRV component by each type of </w:t>
      </w:r>
      <w:proofErr w:type="gramStart"/>
      <w:r w:rsidRPr="008740A0">
        <w:rPr>
          <w:rFonts w:asciiTheme="majorHAnsi" w:hAnsiTheme="majorHAnsi" w:cstheme="majorHAnsi"/>
        </w:rPr>
        <w:t>stakeholders</w:t>
      </w:r>
      <w:proofErr w:type="gramEnd"/>
      <w:r w:rsidRPr="008740A0">
        <w:rPr>
          <w:rFonts w:asciiTheme="majorHAnsi" w:hAnsiTheme="majorHAnsi" w:cstheme="majorHAnsi"/>
        </w:rPr>
        <w:t>, these results were confirmed. The only difference that w</w:t>
      </w:r>
      <w:r w:rsidR="00956C9B" w:rsidRPr="008740A0">
        <w:rPr>
          <w:rFonts w:asciiTheme="majorHAnsi" w:hAnsiTheme="majorHAnsi" w:cstheme="majorHAnsi"/>
        </w:rPr>
        <w:t>as</w:t>
      </w:r>
      <w:r w:rsidRPr="008740A0">
        <w:rPr>
          <w:rFonts w:asciiTheme="majorHAnsi" w:hAnsiTheme="majorHAnsi" w:cstheme="majorHAnsi"/>
        </w:rPr>
        <w:t xml:space="preserve"> highlighted was that consultants rather use modelling.</w:t>
      </w:r>
    </w:p>
    <w:p w14:paraId="10E476C8" w14:textId="77777777" w:rsidR="00B934FE" w:rsidRPr="008740A0" w:rsidRDefault="00000000" w:rsidP="00AA3AAE">
      <w:pPr>
        <w:pStyle w:val="Heading2"/>
        <w:jc w:val="both"/>
        <w:rPr>
          <w:rFonts w:cstheme="majorHAnsi"/>
          <w:color w:val="auto"/>
        </w:rPr>
      </w:pPr>
      <w:bookmarkStart w:id="122" w:name="X611302a86a681dd72bdee4365768c341321e553"/>
      <w:bookmarkStart w:id="123" w:name="_Toc229045935"/>
      <w:bookmarkEnd w:id="120"/>
      <w:r w:rsidRPr="008740A0">
        <w:rPr>
          <w:rFonts w:cstheme="majorHAnsi"/>
          <w:color w:val="auto"/>
        </w:rPr>
        <w:t>4.3. Pro and cons of the different groups of MRV procedures including soils</w:t>
      </w:r>
      <w:bookmarkEnd w:id="123"/>
    </w:p>
    <w:p w14:paraId="27AD8E08"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We established a typology of the MRV procedures by identifying six groups.</w:t>
      </w:r>
    </w:p>
    <w:tbl>
      <w:tblPr>
        <w:tblStyle w:val="Table"/>
        <w:tblW w:w="4444" w:type="pct"/>
        <w:tblLook w:val="0020" w:firstRow="1" w:lastRow="0" w:firstColumn="0" w:lastColumn="0" w:noHBand="0" w:noVBand="0"/>
      </w:tblPr>
      <w:tblGrid>
        <w:gridCol w:w="1243"/>
        <w:gridCol w:w="3118"/>
        <w:gridCol w:w="1415"/>
        <w:gridCol w:w="2735"/>
      </w:tblGrid>
      <w:tr w:rsidR="00B934FE" w:rsidRPr="008740A0" w14:paraId="4457659E" w14:textId="77777777" w:rsidTr="006F0331">
        <w:trPr>
          <w:cnfStyle w:val="100000000000" w:firstRow="1" w:lastRow="0" w:firstColumn="0" w:lastColumn="0" w:oddVBand="0" w:evenVBand="0" w:oddHBand="0" w:evenHBand="0" w:firstRowFirstColumn="0" w:firstRowLastColumn="0" w:lastRowFirstColumn="0" w:lastRowLastColumn="0"/>
          <w:tblHeader/>
        </w:trPr>
        <w:tc>
          <w:tcPr>
            <w:tcW w:w="730" w:type="pct"/>
          </w:tcPr>
          <w:p w14:paraId="482E854C" w14:textId="7427AF00"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Group</w:t>
            </w:r>
          </w:p>
        </w:tc>
        <w:tc>
          <w:tcPr>
            <w:tcW w:w="1832" w:type="pct"/>
          </w:tcPr>
          <w:p w14:paraId="3BBC9DE2" w14:textId="3171851E"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Characteristic</w:t>
            </w:r>
          </w:p>
        </w:tc>
        <w:tc>
          <w:tcPr>
            <w:tcW w:w="831" w:type="pct"/>
          </w:tcPr>
          <w:p w14:paraId="4E01C8CF"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Pro</w:t>
            </w:r>
          </w:p>
        </w:tc>
        <w:tc>
          <w:tcPr>
            <w:tcW w:w="0" w:type="auto"/>
          </w:tcPr>
          <w:p w14:paraId="358181A5"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Cons</w:t>
            </w:r>
          </w:p>
        </w:tc>
      </w:tr>
      <w:tr w:rsidR="00B934FE" w:rsidRPr="008740A0" w14:paraId="5E7006CE" w14:textId="77777777" w:rsidTr="006F0331">
        <w:tc>
          <w:tcPr>
            <w:tcW w:w="730" w:type="pct"/>
          </w:tcPr>
          <w:p w14:paraId="67E22D98"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1</w:t>
            </w:r>
          </w:p>
        </w:tc>
        <w:tc>
          <w:tcPr>
            <w:tcW w:w="1832" w:type="pct"/>
          </w:tcPr>
          <w:p w14:paraId="6AFC2032" w14:textId="6D5E7EA9" w:rsidR="00B934FE" w:rsidRPr="008740A0" w:rsidRDefault="00000000" w:rsidP="00AA3AAE">
            <w:pPr>
              <w:jc w:val="both"/>
              <w:rPr>
                <w:rFonts w:asciiTheme="majorHAnsi" w:hAnsiTheme="majorHAnsi" w:cstheme="majorHAnsi"/>
              </w:rPr>
            </w:pPr>
            <w:r w:rsidRPr="008740A0">
              <w:rPr>
                <w:rFonts w:asciiTheme="majorHAnsi" w:hAnsiTheme="majorHAnsi" w:cstheme="majorHAnsi"/>
              </w:rPr>
              <w:t>Target agroindustry, academia, consultancy, public administrators and NGOs)</w:t>
            </w:r>
          </w:p>
          <w:p w14:paraId="656C014B"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From local to continental scale.</w:t>
            </w:r>
          </w:p>
          <w:p w14:paraId="7B7A8012" w14:textId="5D2DFBEC" w:rsidR="00B934FE" w:rsidRPr="008740A0" w:rsidRDefault="00000000" w:rsidP="00AA3AAE">
            <w:pPr>
              <w:jc w:val="both"/>
              <w:rPr>
                <w:rFonts w:asciiTheme="majorHAnsi" w:hAnsiTheme="majorHAnsi" w:cstheme="majorHAnsi"/>
              </w:rPr>
            </w:pPr>
            <w:r w:rsidRPr="008740A0">
              <w:rPr>
                <w:rFonts w:asciiTheme="majorHAnsi" w:hAnsiTheme="majorHAnsi" w:cstheme="majorHAnsi"/>
              </w:rPr>
              <w:t>Focused on help in decision-making and the effect of the changes in agricultural practices.</w:t>
            </w:r>
          </w:p>
          <w:p w14:paraId="25902CF9"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The monitored parameters are nutrients, texture, soil depth, moisture, pH and temperature.</w:t>
            </w:r>
          </w:p>
        </w:tc>
        <w:tc>
          <w:tcPr>
            <w:tcW w:w="831" w:type="pct"/>
          </w:tcPr>
          <w:p w14:paraId="271A1ECE"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Very broad regarding stakeholder occupation and covered scale.</w:t>
            </w:r>
          </w:p>
          <w:p w14:paraId="301C9037"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Several parameters assessed.</w:t>
            </w:r>
          </w:p>
        </w:tc>
        <w:tc>
          <w:tcPr>
            <w:tcW w:w="0" w:type="auto"/>
          </w:tcPr>
          <w:p w14:paraId="52D55D7B" w14:textId="77777777" w:rsidR="00B934FE" w:rsidRPr="008740A0" w:rsidRDefault="00B934FE" w:rsidP="00AA3AAE">
            <w:pPr>
              <w:pStyle w:val="Compact"/>
              <w:jc w:val="both"/>
              <w:rPr>
                <w:rFonts w:asciiTheme="majorHAnsi" w:hAnsiTheme="majorHAnsi" w:cstheme="majorHAnsi"/>
              </w:rPr>
            </w:pPr>
          </w:p>
        </w:tc>
      </w:tr>
      <w:tr w:rsidR="00B934FE" w:rsidRPr="008740A0" w14:paraId="15EF3671" w14:textId="77777777" w:rsidTr="006F0331">
        <w:tc>
          <w:tcPr>
            <w:tcW w:w="730" w:type="pct"/>
          </w:tcPr>
          <w:p w14:paraId="0AC205D9"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2</w:t>
            </w:r>
          </w:p>
        </w:tc>
        <w:tc>
          <w:tcPr>
            <w:tcW w:w="1832" w:type="pct"/>
          </w:tcPr>
          <w:p w14:paraId="506716B8"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Monitor nutrients, pH, water holding capacity, porosity, CEC, moisture, infiltration rate and CaCO3.</w:t>
            </w:r>
          </w:p>
        </w:tc>
        <w:tc>
          <w:tcPr>
            <w:tcW w:w="831" w:type="pct"/>
          </w:tcPr>
          <w:p w14:paraId="1DDF7639"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Several soil parameters assessed</w:t>
            </w:r>
          </w:p>
        </w:tc>
        <w:tc>
          <w:tcPr>
            <w:tcW w:w="0" w:type="auto"/>
          </w:tcPr>
          <w:p w14:paraId="20C73955" w14:textId="77777777" w:rsidR="00B934FE" w:rsidRPr="008740A0" w:rsidRDefault="00B934FE" w:rsidP="00AA3AAE">
            <w:pPr>
              <w:pStyle w:val="Compact"/>
              <w:jc w:val="both"/>
              <w:rPr>
                <w:rFonts w:asciiTheme="majorHAnsi" w:hAnsiTheme="majorHAnsi" w:cstheme="majorHAnsi"/>
              </w:rPr>
            </w:pPr>
          </w:p>
        </w:tc>
      </w:tr>
      <w:tr w:rsidR="00B934FE" w:rsidRPr="008740A0" w14:paraId="451DF4EB" w14:textId="77777777" w:rsidTr="006F0331">
        <w:tc>
          <w:tcPr>
            <w:tcW w:w="730" w:type="pct"/>
          </w:tcPr>
          <w:p w14:paraId="1508483F"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3</w:t>
            </w:r>
          </w:p>
        </w:tc>
        <w:tc>
          <w:tcPr>
            <w:tcW w:w="1832" w:type="pct"/>
          </w:tcPr>
          <w:p w14:paraId="79C85F64"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Assess the effect of grazing.</w:t>
            </w:r>
          </w:p>
        </w:tc>
        <w:tc>
          <w:tcPr>
            <w:tcW w:w="831" w:type="pct"/>
          </w:tcPr>
          <w:p w14:paraId="17007C9C" w14:textId="77777777" w:rsidR="00B934FE" w:rsidRPr="008740A0" w:rsidRDefault="00B934FE" w:rsidP="00AA3AAE">
            <w:pPr>
              <w:pStyle w:val="Compact"/>
              <w:jc w:val="both"/>
              <w:rPr>
                <w:rFonts w:asciiTheme="majorHAnsi" w:hAnsiTheme="majorHAnsi" w:cstheme="majorHAnsi"/>
              </w:rPr>
            </w:pPr>
          </w:p>
        </w:tc>
        <w:tc>
          <w:tcPr>
            <w:tcW w:w="0" w:type="auto"/>
          </w:tcPr>
          <w:p w14:paraId="08B93B20"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Very specific</w:t>
            </w:r>
          </w:p>
        </w:tc>
      </w:tr>
      <w:tr w:rsidR="00B934FE" w:rsidRPr="008740A0" w14:paraId="3CD32DD8" w14:textId="77777777" w:rsidTr="006F0331">
        <w:tc>
          <w:tcPr>
            <w:tcW w:w="730" w:type="pct"/>
          </w:tcPr>
          <w:p w14:paraId="2949C15A"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4</w:t>
            </w:r>
          </w:p>
        </w:tc>
        <w:tc>
          <w:tcPr>
            <w:tcW w:w="1832" w:type="pct"/>
          </w:tcPr>
          <w:p w14:paraId="0D8B5557"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Target only farmers at local scale and the change in agricultural practices.</w:t>
            </w:r>
          </w:p>
          <w:p w14:paraId="3555B490"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The monitoring methodologies are land management information, soil sampling or the use of spatial images.</w:t>
            </w:r>
          </w:p>
          <w:p w14:paraId="33FCB681"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lastRenderedPageBreak/>
              <w:t>Reporting via an online plateform</w:t>
            </w:r>
          </w:p>
          <w:p w14:paraId="00F24391"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 xml:space="preserve">Verification </w:t>
            </w:r>
            <w:proofErr w:type="gramStart"/>
            <w:r w:rsidRPr="008740A0">
              <w:rPr>
                <w:rFonts w:asciiTheme="majorHAnsi" w:hAnsiTheme="majorHAnsi" w:cstheme="majorHAnsi"/>
              </w:rPr>
              <w:t>result-based</w:t>
            </w:r>
            <w:proofErr w:type="gramEnd"/>
            <w:r w:rsidRPr="008740A0">
              <w:rPr>
                <w:rFonts w:asciiTheme="majorHAnsi" w:hAnsiTheme="majorHAnsi" w:cstheme="majorHAnsi"/>
              </w:rPr>
              <w:t>.</w:t>
            </w:r>
          </w:p>
        </w:tc>
        <w:tc>
          <w:tcPr>
            <w:tcW w:w="831" w:type="pct"/>
          </w:tcPr>
          <w:p w14:paraId="6916B6D7" w14:textId="77777777" w:rsidR="00B934FE" w:rsidRPr="008740A0" w:rsidRDefault="00B934FE" w:rsidP="00AA3AAE">
            <w:pPr>
              <w:pStyle w:val="Compact"/>
              <w:jc w:val="both"/>
              <w:rPr>
                <w:rFonts w:asciiTheme="majorHAnsi" w:hAnsiTheme="majorHAnsi" w:cstheme="majorHAnsi"/>
              </w:rPr>
            </w:pPr>
          </w:p>
        </w:tc>
        <w:tc>
          <w:tcPr>
            <w:tcW w:w="0" w:type="auto"/>
          </w:tcPr>
          <w:p w14:paraId="2771338B" w14:textId="77777777" w:rsidR="00B934FE" w:rsidRPr="008740A0" w:rsidRDefault="00B934FE" w:rsidP="00AA3AAE">
            <w:pPr>
              <w:pStyle w:val="Compact"/>
              <w:jc w:val="both"/>
              <w:rPr>
                <w:rFonts w:asciiTheme="majorHAnsi" w:hAnsiTheme="majorHAnsi" w:cstheme="majorHAnsi"/>
              </w:rPr>
            </w:pPr>
          </w:p>
        </w:tc>
      </w:tr>
      <w:tr w:rsidR="00B934FE" w:rsidRPr="008740A0" w14:paraId="23998B27" w14:textId="77777777" w:rsidTr="006F0331">
        <w:tc>
          <w:tcPr>
            <w:tcW w:w="730" w:type="pct"/>
          </w:tcPr>
          <w:p w14:paraId="0C9282DA"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5</w:t>
            </w:r>
          </w:p>
        </w:tc>
        <w:tc>
          <w:tcPr>
            <w:tcW w:w="1832" w:type="pct"/>
          </w:tcPr>
          <w:p w14:paraId="6BB28E54"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Target peatlands and wetlands and assess the effect of restoration measures</w:t>
            </w:r>
          </w:p>
          <w:p w14:paraId="3C0B2201"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Monitor soil depth and subsidence</w:t>
            </w:r>
          </w:p>
          <w:p w14:paraId="12245303"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Classical report</w:t>
            </w:r>
          </w:p>
        </w:tc>
        <w:tc>
          <w:tcPr>
            <w:tcW w:w="831" w:type="pct"/>
          </w:tcPr>
          <w:p w14:paraId="16915AFB" w14:textId="77777777" w:rsidR="00B934FE" w:rsidRPr="008740A0" w:rsidRDefault="00B934FE" w:rsidP="00AA3AAE">
            <w:pPr>
              <w:pStyle w:val="Compact"/>
              <w:jc w:val="both"/>
              <w:rPr>
                <w:rFonts w:asciiTheme="majorHAnsi" w:hAnsiTheme="majorHAnsi" w:cstheme="majorHAnsi"/>
              </w:rPr>
            </w:pPr>
          </w:p>
        </w:tc>
        <w:tc>
          <w:tcPr>
            <w:tcW w:w="0" w:type="auto"/>
          </w:tcPr>
          <w:p w14:paraId="615C0E32"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Very specific</w:t>
            </w:r>
          </w:p>
        </w:tc>
      </w:tr>
      <w:tr w:rsidR="00B934FE" w:rsidRPr="008740A0" w14:paraId="483C926D" w14:textId="77777777" w:rsidTr="006F0331">
        <w:tc>
          <w:tcPr>
            <w:tcW w:w="730" w:type="pct"/>
          </w:tcPr>
          <w:p w14:paraId="547C1BBA"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6</w:t>
            </w:r>
          </w:p>
        </w:tc>
        <w:tc>
          <w:tcPr>
            <w:tcW w:w="1832" w:type="pct"/>
          </w:tcPr>
          <w:p w14:paraId="38409021"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Target consultants.</w:t>
            </w:r>
          </w:p>
          <w:p w14:paraId="1FE60880" w14:textId="77777777" w:rsidR="00B934FE" w:rsidRPr="008740A0" w:rsidRDefault="00000000" w:rsidP="00AA3AAE">
            <w:pPr>
              <w:jc w:val="both"/>
              <w:rPr>
                <w:rFonts w:asciiTheme="majorHAnsi" w:hAnsiTheme="majorHAnsi" w:cstheme="majorHAnsi"/>
              </w:rPr>
            </w:pPr>
            <w:r w:rsidRPr="008740A0">
              <w:rPr>
                <w:rFonts w:asciiTheme="majorHAnsi" w:hAnsiTheme="majorHAnsi" w:cstheme="majorHAnsi"/>
              </w:rPr>
              <w:t>The monitoring is based on modelling.</w:t>
            </w:r>
          </w:p>
        </w:tc>
        <w:tc>
          <w:tcPr>
            <w:tcW w:w="831" w:type="pct"/>
          </w:tcPr>
          <w:p w14:paraId="56E0C70D"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Easy to implement</w:t>
            </w:r>
          </w:p>
        </w:tc>
        <w:tc>
          <w:tcPr>
            <w:tcW w:w="0" w:type="auto"/>
          </w:tcPr>
          <w:p w14:paraId="0841328A" w14:textId="77777777" w:rsidR="00B934FE" w:rsidRPr="008740A0" w:rsidRDefault="00000000" w:rsidP="00AA3AAE">
            <w:pPr>
              <w:pStyle w:val="Compact"/>
              <w:jc w:val="both"/>
              <w:rPr>
                <w:rFonts w:asciiTheme="majorHAnsi" w:hAnsiTheme="majorHAnsi" w:cstheme="majorHAnsi"/>
              </w:rPr>
            </w:pPr>
            <w:r w:rsidRPr="008740A0">
              <w:rPr>
                <w:rFonts w:asciiTheme="majorHAnsi" w:hAnsiTheme="majorHAnsi" w:cstheme="majorHAnsi"/>
              </w:rPr>
              <w:t>Modelling could be approximative if based on data collected outside of the study area.</w:t>
            </w:r>
          </w:p>
        </w:tc>
      </w:tr>
    </w:tbl>
    <w:p w14:paraId="56CA4593" w14:textId="35FB4EBA" w:rsidR="00B934FE" w:rsidRPr="008740A0" w:rsidRDefault="00000000" w:rsidP="00AA3AAE">
      <w:pPr>
        <w:pStyle w:val="Heading2"/>
        <w:jc w:val="both"/>
        <w:rPr>
          <w:rFonts w:cstheme="majorHAnsi"/>
          <w:color w:val="auto"/>
        </w:rPr>
      </w:pPr>
      <w:bookmarkStart w:id="124" w:name="Xe9920e041f7ae324432ea08c59aaf3c5700fa61"/>
      <w:bookmarkStart w:id="125" w:name="_Toc229045936"/>
      <w:bookmarkEnd w:id="122"/>
      <w:r w:rsidRPr="008740A0">
        <w:rPr>
          <w:rFonts w:cstheme="majorHAnsi"/>
          <w:color w:val="auto"/>
        </w:rPr>
        <w:t xml:space="preserve">4.4. How far are we from </w:t>
      </w:r>
      <w:r w:rsidR="00B26683" w:rsidRPr="008740A0">
        <w:rPr>
          <w:rFonts w:cstheme="majorHAnsi"/>
          <w:color w:val="auto"/>
        </w:rPr>
        <w:t>an MRV</w:t>
      </w:r>
      <w:r w:rsidRPr="008740A0">
        <w:rPr>
          <w:rFonts w:cstheme="majorHAnsi"/>
          <w:color w:val="auto"/>
        </w:rPr>
        <w:t xml:space="preserve"> procedure </w:t>
      </w:r>
      <w:proofErr w:type="gramStart"/>
      <w:r w:rsidRPr="008740A0">
        <w:rPr>
          <w:rFonts w:cstheme="majorHAnsi"/>
          <w:color w:val="auto"/>
        </w:rPr>
        <w:t>aiming</w:t>
      </w:r>
      <w:proofErr w:type="gramEnd"/>
      <w:r w:rsidRPr="008740A0">
        <w:rPr>
          <w:rFonts w:cstheme="majorHAnsi"/>
          <w:color w:val="auto"/>
        </w:rPr>
        <w:t xml:space="preserve"> soil health preservation?</w:t>
      </w:r>
      <w:bookmarkEnd w:id="125"/>
    </w:p>
    <w:p w14:paraId="28DBFA69"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 xml:space="preserve">Assessing soil health is a challenging ambition raised by the European Union with the Soil monitoring law and the Horizon project BENCHMARKS. In BENCHMARKS, a consortium of scientists </w:t>
      </w:r>
      <w:proofErr w:type="gramStart"/>
      <w:r w:rsidRPr="008740A0">
        <w:rPr>
          <w:rFonts w:asciiTheme="majorHAnsi" w:hAnsiTheme="majorHAnsi" w:cstheme="majorHAnsi"/>
        </w:rPr>
        <w:t>are</w:t>
      </w:r>
      <w:proofErr w:type="gramEnd"/>
      <w:r w:rsidRPr="008740A0">
        <w:rPr>
          <w:rFonts w:asciiTheme="majorHAnsi" w:hAnsiTheme="majorHAnsi" w:cstheme="majorHAnsi"/>
        </w:rPr>
        <w:t xml:space="preserve"> identifying the key soil parameters to assess soil health. The MRV procedures listed are focused mainly on carbon and include sometimes other parameters. Thus, they are far </w:t>
      </w:r>
      <w:proofErr w:type="gramStart"/>
      <w:r w:rsidRPr="008740A0">
        <w:rPr>
          <w:rFonts w:asciiTheme="majorHAnsi" w:hAnsiTheme="majorHAnsi" w:cstheme="majorHAnsi"/>
        </w:rPr>
        <w:t>to cover</w:t>
      </w:r>
      <w:proofErr w:type="gramEnd"/>
      <w:r w:rsidRPr="008740A0">
        <w:rPr>
          <w:rFonts w:asciiTheme="majorHAnsi" w:hAnsiTheme="majorHAnsi" w:cstheme="majorHAnsi"/>
        </w:rPr>
        <w:t xml:space="preserve"> soil health.</w:t>
      </w:r>
    </w:p>
    <w:p w14:paraId="1A22581A" w14:textId="77777777" w:rsidR="00B934FE" w:rsidRPr="008740A0" w:rsidRDefault="00000000" w:rsidP="00AA3AAE">
      <w:pPr>
        <w:pStyle w:val="Heading1"/>
        <w:jc w:val="both"/>
        <w:rPr>
          <w:rFonts w:cstheme="majorHAnsi"/>
          <w:color w:val="auto"/>
        </w:rPr>
      </w:pPr>
      <w:bookmarkStart w:id="126" w:name="conclusion-and-perspectives"/>
      <w:bookmarkStart w:id="127" w:name="_Toc229045937"/>
      <w:bookmarkEnd w:id="112"/>
      <w:bookmarkEnd w:id="124"/>
      <w:r w:rsidRPr="008740A0">
        <w:rPr>
          <w:rFonts w:cstheme="majorHAnsi"/>
          <w:color w:val="auto"/>
        </w:rPr>
        <w:t>5. Conclusion and perspectives</w:t>
      </w:r>
      <w:bookmarkEnd w:id="127"/>
    </w:p>
    <w:p w14:paraId="329A9BA3"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This study answers to this need of knowledge regarding the existing MRV procedures including soils.</w:t>
      </w:r>
    </w:p>
    <w:p w14:paraId="70518CE9" w14:textId="77777777" w:rsidR="00B934FE" w:rsidRPr="008740A0" w:rsidRDefault="00000000" w:rsidP="00AA3AAE">
      <w:pPr>
        <w:pStyle w:val="Heading1"/>
        <w:jc w:val="both"/>
        <w:rPr>
          <w:rFonts w:cstheme="majorHAnsi"/>
          <w:color w:val="auto"/>
        </w:rPr>
      </w:pPr>
      <w:bookmarkStart w:id="128" w:name="references"/>
      <w:bookmarkStart w:id="129" w:name="_Toc229045938"/>
      <w:bookmarkEnd w:id="126"/>
      <w:r w:rsidRPr="008740A0">
        <w:rPr>
          <w:rFonts w:cstheme="majorHAnsi"/>
          <w:color w:val="auto"/>
        </w:rPr>
        <w:t>6. References</w:t>
      </w:r>
      <w:bookmarkEnd w:id="129"/>
    </w:p>
    <w:p w14:paraId="60CBDEFB" w14:textId="77777777" w:rsidR="00A100D1" w:rsidRPr="008740A0" w:rsidRDefault="00A100D1" w:rsidP="00AA3AAE">
      <w:pPr>
        <w:pStyle w:val="BodyText"/>
        <w:jc w:val="both"/>
        <w:rPr>
          <w:rFonts w:asciiTheme="majorHAnsi" w:hAnsiTheme="majorHAnsi" w:cstheme="majorHAnsi"/>
        </w:rPr>
      </w:pPr>
    </w:p>
    <w:p w14:paraId="47FFEB52" w14:textId="77777777" w:rsidR="00AA3AAE" w:rsidRPr="008740A0" w:rsidRDefault="00B26683" w:rsidP="00AA3AAE">
      <w:pPr>
        <w:pStyle w:val="Bibliography"/>
        <w:jc w:val="both"/>
        <w:rPr>
          <w:rFonts w:asciiTheme="majorHAnsi" w:hAnsiTheme="majorHAnsi" w:cstheme="majorHAnsi"/>
        </w:rPr>
      </w:pPr>
      <w:r w:rsidRPr="008740A0">
        <w:rPr>
          <w:rFonts w:asciiTheme="majorHAnsi" w:hAnsiTheme="majorHAnsi" w:cstheme="majorHAnsi"/>
        </w:rPr>
        <w:fldChar w:fldCharType="begin"/>
      </w:r>
      <w:r w:rsidRPr="008740A0">
        <w:rPr>
          <w:rFonts w:asciiTheme="majorHAnsi" w:hAnsiTheme="majorHAnsi" w:cstheme="majorHAnsi"/>
        </w:rPr>
        <w:instrText xml:space="preserve"> ADDIN ZOTERO_BIBL {"uncited":[],"omitted":[],"custom":[]} CSL_BIBLIOGRAPHY </w:instrText>
      </w:r>
      <w:r w:rsidRPr="008740A0">
        <w:rPr>
          <w:rFonts w:asciiTheme="majorHAnsi" w:hAnsiTheme="majorHAnsi" w:cstheme="majorHAnsi"/>
        </w:rPr>
        <w:fldChar w:fldCharType="separate"/>
      </w:r>
      <w:r w:rsidR="00AA3AAE" w:rsidRPr="008740A0">
        <w:rPr>
          <w:rFonts w:asciiTheme="majorHAnsi" w:hAnsiTheme="majorHAnsi" w:cstheme="majorHAnsi"/>
        </w:rPr>
        <w:t>Altieri, M.A., Nicholls, C.I., Henao, A., Lana, M.A., 2015. Agroecology and the design of climate change-resilient farming systems. Agron. Sustain. Dev. 35, 869–890. https://doi.org/10.1007/s13593-015-0285-2</w:t>
      </w:r>
    </w:p>
    <w:p w14:paraId="3FF396DC"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 xml:space="preserve">Bárcena, T.G., Kiær, L.P., Vesterdal, L., Stefánsdóttir, H.M., Gundersen, P., Sigurdsson, B.D., 2014. Soil carbon stock change following afforestation in Northern Europe: a </w:t>
      </w:r>
      <w:r w:rsidRPr="008740A0">
        <w:rPr>
          <w:rFonts w:asciiTheme="majorHAnsi" w:hAnsiTheme="majorHAnsi" w:cstheme="majorHAnsi"/>
        </w:rPr>
        <w:lastRenderedPageBreak/>
        <w:t>meta‐analysis. Global Change Biology 20, 2393–2405. https://doi.org/10.1111/gcb.12576</w:t>
      </w:r>
    </w:p>
    <w:p w14:paraId="7EEF493D"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Batjes, N.H., Ceschia, E., Heuvelink, G.B.M., Demenois, J., Le Maire, G., Cardinael, R., Arias-Navarro, C., Van Egmond, F., 2024. Towards a modular, multi-ecosystem monitoring, reporting and verification (MRV) framework for soil organic carbon stock change assessment. Carbon Management 15, 2410812. https://doi.org/10.1080/17583004.2024.2410812</w:t>
      </w:r>
    </w:p>
    <w:p w14:paraId="3CD9A8C3"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Ceschia, E., Ihasusta, A., Al Bitar, A., Batjes, N., van Egmond, F., Heuvelink, G., Paul-Victor, C., Nogues, M., Pontes, L., Reynders, S., Wijmer, T., Karunaratne, S., Macdonald, B., Lanckriet, E., Ruau, C., Juber, R., Vira, J., Kulmala, L., submitted. Monitoring, reporting and verification of soil organic carbon stock changes at arable land: Cookbook for assessment in different MRV contexts and proposition of a harmonised approach - ORCASA Deliverable 4.2.</w:t>
      </w:r>
    </w:p>
    <w:p w14:paraId="052C2792"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Chowdhury, S., Kain, J.-H., Adelfio, M., Volchko, Y., Norrman, J., 2023. Transforming brownfields into urban greenspaces: A working process for stakeholder analysis. PLoS ONE 18, e0278747. https://doi.org/10.1371/journal.pone.0278747</w:t>
      </w:r>
    </w:p>
    <w:p w14:paraId="09F6C0A4"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Eggers, J., Räty, M., Öhman, K., Snäll, T., 2020. How Well Do Stakeholder-Defined Forest Management Scenarios Balance Economic and Ecological Forest Values? Forests 11, 86. https://doi.org/10.3390/f11010086</w:t>
      </w:r>
    </w:p>
    <w:p w14:paraId="5A491AAF"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Khangura, R., Ferris, D., Wagg, C., Bowyer, J., 2023. Regenerative Agriculture—A Literature Review on the Practices and Mechanisms Used to Improve Soil Health. Sustainability 15, 2338. https://doi.org/10.3390/su15032338</w:t>
      </w:r>
    </w:p>
    <w:p w14:paraId="419193E0"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Pachón Maldonado, J.C., Leonard, E.C., Field, D.J., McRobert, K., Heath, R., McBratney, A.B., 2024. Quantifying the connectivity dimension of the soil security assessment framework. Soil Security 17, 100175. https://doi.org/10.1016/j.soisec.2024.100175</w:t>
      </w:r>
    </w:p>
    <w:p w14:paraId="08E2CC39"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Probst, B.S., Toetzke, M., Kontoleon, A., Díaz Anadón, L., Minx, J.C., Haya, B.K., Schneider, L., Trotter, P.A., West, T.A.P., Gill-Wiehl, A., Hoffmann, V.H., 2024. Systematic assessment of the achieved emission reductions of carbon crediting projects. Nat Commun 15, 9562. https://doi.org/10.1038/s41467-024-53645-z</w:t>
      </w:r>
    </w:p>
    <w:p w14:paraId="7FC163FF"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Schreefel, L., Creamer, R.E., Van Zanten, H.H.E., De Olde, E.M., Pas Schrijver, A., De Boer, I., Schulte, R.P.O., 2023. How to Monitor the ‘Success’ of (Regenerative) Agriculture: A Perspective (preprint). SSRN. https://doi.org/10.2139/ssrn.4525658</w:t>
      </w:r>
    </w:p>
    <w:p w14:paraId="39261DCE"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Sher, A., Li, H., Ullah, A., Hamid, Y., Nasir, B., Zhang, J., 2024. Importance of regenerative agriculture: climate, soil health, biodiversity and its socioecological impact. Discov Sustain 5, 462. https://doi.org/10.1007/s43621-024-00662-z</w:t>
      </w:r>
    </w:p>
    <w:p w14:paraId="06523E88"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Strauss, V., Paul, C., Dönmez, C., Löbmann, M., Helming, K., 2023. Sustainable soil management measures: a synthesis of stakeholder recommendations. Agronomy for Sustainable Development 43. https://doi.org/10.1007/s13593-022-00864-7</w:t>
      </w:r>
    </w:p>
    <w:p w14:paraId="1C35A0F4"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Trencher, G., Nick, S., Carlson, J., Johnson, M., 2024. Demand for low-quality offsets by major companies undermines climate integrity of the voluntary carbon market. Nat Commun 15, 6863. https://doi.org/10.1038/s41467-024-51151-w</w:t>
      </w:r>
    </w:p>
    <w:p w14:paraId="506C774C"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Trouwloon, D., Streck, C., Chagas, T., Martinus, G., 2023. Understanding the Use of Carbon Credits by Companies: A Review of the Defining Elements of Corporate Climate Claims. Global Challenges 7, 2200158. https://doi.org/10.1002/gch2.202200158</w:t>
      </w:r>
    </w:p>
    <w:p w14:paraId="6C298376"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lastRenderedPageBreak/>
        <w:t>Vanino, S., Pirelli, T., Di Bene, C., Bøe, F., Castanheira, N., Chenu, C., Cornu, S., Feiza, V., Fornara, D., Heller, O., Kasparinskis, R., Keesstra, S., Lasorella, M.V., Madenoğlu, S., Meurer, K.H.E., O’Sullivan, L., Peter, N., Piccini, C., Siebielec, G., Smreczak, B., Thorsøe, M.H., Farina, R., 2023. Barriers and opportunities of soil knowledge to address soil challenges: Stakeholders’ perspectives across Europe. Journal of Environmental Management 325, 116581. https://doi.org/10.1016/j.jenvman.2022.116581</w:t>
      </w:r>
    </w:p>
    <w:p w14:paraId="0FA53271" w14:textId="77777777" w:rsidR="00AA3AAE" w:rsidRPr="008740A0" w:rsidRDefault="00AA3AAE" w:rsidP="00AA3AAE">
      <w:pPr>
        <w:pStyle w:val="Bibliography"/>
        <w:jc w:val="both"/>
        <w:rPr>
          <w:rFonts w:asciiTheme="majorHAnsi" w:hAnsiTheme="majorHAnsi" w:cstheme="majorHAnsi"/>
        </w:rPr>
      </w:pPr>
      <w:r w:rsidRPr="008740A0">
        <w:rPr>
          <w:rFonts w:asciiTheme="majorHAnsi" w:hAnsiTheme="majorHAnsi" w:cstheme="majorHAnsi"/>
        </w:rPr>
        <w:t>Vieillard, C., Vidal-Beaudet, L., Dagois, R., Lothode, M., Vadepied, F., Gontier, M., Schwartz, C., Ouvrard, S., 2024. Impacts of soil de-sealing practices on urban land-uses, soil functions and ecosystem services in French cities. Geoderma Regional 38, e00854. https://doi.org/10.1016/j.geodrs.2024.e00854</w:t>
      </w:r>
    </w:p>
    <w:p w14:paraId="1D4A6E9A" w14:textId="68B45B85" w:rsidR="00B26683" w:rsidRPr="008740A0" w:rsidRDefault="00B26683" w:rsidP="00AA3AAE">
      <w:pPr>
        <w:pStyle w:val="BodyText"/>
        <w:jc w:val="both"/>
        <w:rPr>
          <w:rFonts w:asciiTheme="majorHAnsi" w:hAnsiTheme="majorHAnsi" w:cstheme="majorHAnsi"/>
        </w:rPr>
      </w:pPr>
      <w:r w:rsidRPr="008740A0">
        <w:rPr>
          <w:rFonts w:asciiTheme="majorHAnsi" w:hAnsiTheme="majorHAnsi" w:cstheme="majorHAnsi"/>
        </w:rPr>
        <w:fldChar w:fldCharType="end"/>
      </w:r>
    </w:p>
    <w:p w14:paraId="6E8F3D34" w14:textId="77777777" w:rsidR="00B934FE" w:rsidRPr="008740A0" w:rsidRDefault="00000000" w:rsidP="00AA3AAE">
      <w:pPr>
        <w:pStyle w:val="Heading1"/>
        <w:jc w:val="both"/>
        <w:rPr>
          <w:rFonts w:cstheme="majorHAnsi"/>
          <w:color w:val="auto"/>
        </w:rPr>
      </w:pPr>
      <w:bookmarkStart w:id="130" w:name="acknowledgments"/>
      <w:bookmarkStart w:id="131" w:name="_Toc229045939"/>
      <w:bookmarkEnd w:id="128"/>
      <w:r w:rsidRPr="008740A0">
        <w:rPr>
          <w:rFonts w:cstheme="majorHAnsi"/>
          <w:color w:val="auto"/>
        </w:rPr>
        <w:t>7. Acknowledgments</w:t>
      </w:r>
      <w:bookmarkEnd w:id="131"/>
    </w:p>
    <w:p w14:paraId="082BE124"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rPr>
        <w:t>To add</w:t>
      </w:r>
    </w:p>
    <w:p w14:paraId="1668CF43" w14:textId="77777777" w:rsidR="00B934FE" w:rsidRPr="008740A0" w:rsidRDefault="00000000" w:rsidP="00AA3AAE">
      <w:pPr>
        <w:pStyle w:val="Heading1"/>
        <w:jc w:val="both"/>
        <w:rPr>
          <w:rFonts w:cstheme="majorHAnsi"/>
          <w:color w:val="auto"/>
        </w:rPr>
      </w:pPr>
      <w:bookmarkStart w:id="132" w:name="appendices"/>
      <w:bookmarkStart w:id="133" w:name="_Toc229045940"/>
      <w:bookmarkEnd w:id="130"/>
      <w:r w:rsidRPr="008740A0">
        <w:rPr>
          <w:rFonts w:cstheme="majorHAnsi"/>
          <w:color w:val="auto"/>
        </w:rPr>
        <w:t>8. Appendices</w:t>
      </w:r>
      <w:bookmarkEnd w:id="133"/>
    </w:p>
    <w:p w14:paraId="6132104D" w14:textId="77777777" w:rsidR="000323E9" w:rsidRPr="008740A0" w:rsidRDefault="000323E9" w:rsidP="000323E9">
      <w:pPr>
        <w:pStyle w:val="Caption"/>
        <w:rPr>
          <w:rFonts w:asciiTheme="majorHAnsi" w:hAnsiTheme="majorHAnsi" w:cstheme="majorHAnsi"/>
        </w:rPr>
      </w:pPr>
      <w:bookmarkStart w:id="134" w:name="Xda1ccc503d71c80fe94c8c4767d8072c915e20f"/>
    </w:p>
    <w:p w14:paraId="4DE4051F" w14:textId="3792EE0C" w:rsidR="00B934FE" w:rsidRPr="008740A0" w:rsidRDefault="000323E9" w:rsidP="000323E9">
      <w:pPr>
        <w:pStyle w:val="Caption"/>
        <w:rPr>
          <w:rFonts w:asciiTheme="majorHAnsi" w:hAnsiTheme="majorHAnsi" w:cstheme="majorHAnsi"/>
        </w:rPr>
      </w:pPr>
      <w:r w:rsidRPr="008740A0">
        <w:rPr>
          <w:rFonts w:asciiTheme="majorHAnsi" w:hAnsiTheme="majorHAnsi" w:cstheme="majorHAnsi"/>
        </w:rPr>
        <w:t xml:space="preserve">Appendix </w:t>
      </w:r>
      <w:r w:rsidRPr="008740A0">
        <w:rPr>
          <w:rFonts w:asciiTheme="majorHAnsi" w:hAnsiTheme="majorHAnsi" w:cstheme="majorHAnsi"/>
        </w:rPr>
        <w:fldChar w:fldCharType="begin"/>
      </w:r>
      <w:r w:rsidRPr="008740A0">
        <w:rPr>
          <w:rFonts w:asciiTheme="majorHAnsi" w:hAnsiTheme="majorHAnsi" w:cstheme="majorHAnsi"/>
        </w:rPr>
        <w:instrText xml:space="preserve"> SEQ Appendix \* ARABIC </w:instrText>
      </w:r>
      <w:r w:rsidRPr="008740A0">
        <w:rPr>
          <w:rFonts w:asciiTheme="majorHAnsi" w:hAnsiTheme="majorHAnsi" w:cstheme="majorHAnsi"/>
        </w:rPr>
        <w:fldChar w:fldCharType="separate"/>
      </w:r>
      <w:r w:rsidRPr="008740A0">
        <w:rPr>
          <w:rFonts w:asciiTheme="majorHAnsi" w:hAnsiTheme="majorHAnsi" w:cstheme="majorHAnsi"/>
          <w:noProof/>
        </w:rPr>
        <w:t>1</w:t>
      </w:r>
      <w:r w:rsidRPr="008740A0">
        <w:rPr>
          <w:rFonts w:asciiTheme="majorHAnsi" w:hAnsiTheme="majorHAnsi" w:cstheme="majorHAnsi"/>
          <w:noProof/>
        </w:rPr>
        <w:fldChar w:fldCharType="end"/>
      </w:r>
      <w:r w:rsidRPr="008740A0">
        <w:rPr>
          <w:rFonts w:asciiTheme="majorHAnsi" w:hAnsiTheme="majorHAnsi" w:cstheme="majorHAnsi"/>
        </w:rPr>
        <w:t>. Missing information for each MRV procedure</w:t>
      </w:r>
    </w:p>
    <w:p w14:paraId="6C0B7BB6" w14:textId="2F3F831F" w:rsidR="00B934FE" w:rsidRPr="008740A0" w:rsidRDefault="00AF6265" w:rsidP="00AA3AAE">
      <w:pPr>
        <w:pStyle w:val="FirstParagraph"/>
        <w:jc w:val="both"/>
        <w:rPr>
          <w:rFonts w:asciiTheme="majorHAnsi" w:hAnsiTheme="majorHAnsi" w:cstheme="majorHAnsi"/>
        </w:rPr>
      </w:pPr>
      <w:r w:rsidRPr="008740A0">
        <w:rPr>
          <w:rFonts w:asciiTheme="majorHAnsi" w:hAnsiTheme="majorHAnsi" w:cstheme="majorHAnsi"/>
          <w:noProof/>
        </w:rPr>
        <w:drawing>
          <wp:inline distT="0" distB="0" distL="0" distR="0" wp14:anchorId="32961979" wp14:editId="649817BC">
            <wp:extent cx="5943600" cy="3002915"/>
            <wp:effectExtent l="0" t="0" r="0" b="0"/>
            <wp:docPr id="2164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6452" name=""/>
                    <pic:cNvPicPr/>
                  </pic:nvPicPr>
                  <pic:blipFill>
                    <a:blip r:embed="rId29"/>
                    <a:stretch>
                      <a:fillRect/>
                    </a:stretch>
                  </pic:blipFill>
                  <pic:spPr>
                    <a:xfrm>
                      <a:off x="0" y="0"/>
                      <a:ext cx="5943600" cy="3002915"/>
                    </a:xfrm>
                    <a:prstGeom prst="rect">
                      <a:avLst/>
                    </a:prstGeom>
                  </pic:spPr>
                </pic:pic>
              </a:graphicData>
            </a:graphic>
          </wp:inline>
        </w:drawing>
      </w:r>
    </w:p>
    <w:p w14:paraId="0F95D328" w14:textId="53049830" w:rsidR="00B934FE" w:rsidRPr="008740A0" w:rsidRDefault="000323E9" w:rsidP="000323E9">
      <w:pPr>
        <w:pStyle w:val="Caption"/>
        <w:rPr>
          <w:rFonts w:asciiTheme="majorHAnsi" w:hAnsiTheme="majorHAnsi" w:cstheme="majorHAnsi"/>
        </w:rPr>
      </w:pPr>
      <w:bookmarkStart w:id="135" w:name="X3999bad68b40284c9760fc6b30d11670cc1e481"/>
      <w:bookmarkEnd w:id="134"/>
      <w:r w:rsidRPr="008740A0">
        <w:rPr>
          <w:rFonts w:asciiTheme="majorHAnsi" w:hAnsiTheme="majorHAnsi" w:cstheme="majorHAnsi"/>
        </w:rPr>
        <w:t xml:space="preserve">Appendix </w:t>
      </w:r>
      <w:r w:rsidRPr="008740A0">
        <w:rPr>
          <w:rFonts w:asciiTheme="majorHAnsi" w:hAnsiTheme="majorHAnsi" w:cstheme="majorHAnsi"/>
        </w:rPr>
        <w:fldChar w:fldCharType="begin"/>
      </w:r>
      <w:r w:rsidRPr="008740A0">
        <w:rPr>
          <w:rFonts w:asciiTheme="majorHAnsi" w:hAnsiTheme="majorHAnsi" w:cstheme="majorHAnsi"/>
        </w:rPr>
        <w:instrText xml:space="preserve"> SEQ Appendix \* ARABIC </w:instrText>
      </w:r>
      <w:r w:rsidRPr="008740A0">
        <w:rPr>
          <w:rFonts w:asciiTheme="majorHAnsi" w:hAnsiTheme="majorHAnsi" w:cstheme="majorHAnsi"/>
        </w:rPr>
        <w:fldChar w:fldCharType="separate"/>
      </w:r>
      <w:r w:rsidRPr="008740A0">
        <w:rPr>
          <w:rFonts w:asciiTheme="majorHAnsi" w:hAnsiTheme="majorHAnsi" w:cstheme="majorHAnsi"/>
          <w:noProof/>
        </w:rPr>
        <w:t>2</w:t>
      </w:r>
      <w:r w:rsidRPr="008740A0">
        <w:rPr>
          <w:rFonts w:asciiTheme="majorHAnsi" w:hAnsiTheme="majorHAnsi" w:cstheme="majorHAnsi"/>
          <w:noProof/>
        </w:rPr>
        <w:fldChar w:fldCharType="end"/>
      </w:r>
      <w:r w:rsidRPr="008740A0">
        <w:rPr>
          <w:rFonts w:asciiTheme="majorHAnsi" w:hAnsiTheme="majorHAnsi" w:cstheme="majorHAnsi"/>
        </w:rPr>
        <w:t>. Percentage of MRV procedures already implemented or under development</w:t>
      </w:r>
    </w:p>
    <w:p w14:paraId="01D25783" w14:textId="77777777" w:rsidR="00B934FE" w:rsidRPr="008740A0" w:rsidRDefault="00000000" w:rsidP="00AA3AAE">
      <w:pPr>
        <w:pStyle w:val="FirstParagraph"/>
        <w:jc w:val="both"/>
        <w:rPr>
          <w:rFonts w:asciiTheme="majorHAnsi" w:hAnsiTheme="majorHAnsi" w:cstheme="majorHAnsi"/>
        </w:rPr>
      </w:pPr>
      <w:r w:rsidRPr="008740A0">
        <w:rPr>
          <w:rFonts w:asciiTheme="majorHAnsi" w:hAnsiTheme="majorHAnsi" w:cstheme="majorHAnsi"/>
          <w:noProof/>
        </w:rPr>
        <w:lastRenderedPageBreak/>
        <w:drawing>
          <wp:inline distT="0" distB="0" distL="0" distR="0" wp14:anchorId="4A096844" wp14:editId="65F1C4C1">
            <wp:extent cx="4620126" cy="3696101"/>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Analysis_Task511_29-04-26_files/figure-docx/Implementation%20All-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7D73F5FB" w14:textId="77777777" w:rsidR="00B934FE" w:rsidRPr="008740A0" w:rsidRDefault="00000000" w:rsidP="00AA3AAE">
      <w:pPr>
        <w:pStyle w:val="Heading1"/>
        <w:jc w:val="both"/>
        <w:rPr>
          <w:rFonts w:cstheme="majorHAnsi"/>
          <w:color w:val="auto"/>
        </w:rPr>
      </w:pPr>
      <w:bookmarkStart w:id="136" w:name="author-contribution"/>
      <w:bookmarkStart w:id="137" w:name="_Toc229045941"/>
      <w:bookmarkEnd w:id="132"/>
      <w:bookmarkEnd w:id="135"/>
      <w:r w:rsidRPr="008740A0">
        <w:rPr>
          <w:rFonts w:cstheme="majorHAnsi"/>
          <w:color w:val="auto"/>
        </w:rPr>
        <w:t>9. Author contribution</w:t>
      </w:r>
      <w:bookmarkEnd w:id="137"/>
    </w:p>
    <w:p w14:paraId="665626A5" w14:textId="77777777" w:rsidR="000323E9" w:rsidRPr="008740A0" w:rsidRDefault="000323E9" w:rsidP="000323E9">
      <w:pPr>
        <w:pStyle w:val="BodyText"/>
        <w:rPr>
          <w:rFonts w:asciiTheme="majorHAnsi" w:hAnsiTheme="majorHAnsi" w:cstheme="majorHAnsi"/>
        </w:rPr>
      </w:pPr>
    </w:p>
    <w:p w14:paraId="673818D0" w14:textId="77777777" w:rsidR="00A100D1" w:rsidRPr="008740A0" w:rsidRDefault="00A100D1" w:rsidP="00AA3AAE">
      <w:pPr>
        <w:pStyle w:val="BodyText"/>
        <w:jc w:val="both"/>
        <w:rPr>
          <w:rFonts w:asciiTheme="majorHAnsi" w:hAnsiTheme="majorHAnsi" w:cstheme="majorHAnsi"/>
        </w:rPr>
      </w:pPr>
    </w:p>
    <w:bookmarkEnd w:id="136"/>
    <w:p w14:paraId="6E9E8499" w14:textId="6E1CC168" w:rsidR="00B934FE" w:rsidRPr="008740A0" w:rsidRDefault="00B934FE" w:rsidP="00AA3AAE">
      <w:pPr>
        <w:pStyle w:val="Bibliography"/>
        <w:jc w:val="both"/>
        <w:rPr>
          <w:rFonts w:asciiTheme="majorHAnsi" w:hAnsiTheme="majorHAnsi" w:cstheme="majorHAnsi"/>
        </w:rPr>
      </w:pPr>
    </w:p>
    <w:sectPr w:rsidR="00B934FE" w:rsidRPr="008740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C214" w14:textId="77777777" w:rsidR="008D45D4" w:rsidRDefault="008D45D4">
      <w:pPr>
        <w:spacing w:after="0"/>
      </w:pPr>
      <w:r>
        <w:separator/>
      </w:r>
    </w:p>
  </w:endnote>
  <w:endnote w:type="continuationSeparator" w:id="0">
    <w:p w14:paraId="7650C994" w14:textId="77777777" w:rsidR="008D45D4" w:rsidRDefault="008D45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6DB7" w14:textId="77777777" w:rsidR="008D45D4" w:rsidRDefault="008D45D4">
      <w:r>
        <w:separator/>
      </w:r>
    </w:p>
  </w:footnote>
  <w:footnote w:type="continuationSeparator" w:id="0">
    <w:p w14:paraId="597AB6C6" w14:textId="77777777" w:rsidR="008D45D4" w:rsidRDefault="008D4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B46C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89411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le Imbert">
    <w15:presenceInfo w15:providerId="None" w15:userId="Camille Imbe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34FE"/>
    <w:rsid w:val="000323E9"/>
    <w:rsid w:val="0004443C"/>
    <w:rsid w:val="000B6748"/>
    <w:rsid w:val="001378B2"/>
    <w:rsid w:val="00146B73"/>
    <w:rsid w:val="001D32C2"/>
    <w:rsid w:val="001F631E"/>
    <w:rsid w:val="00250FED"/>
    <w:rsid w:val="002576D5"/>
    <w:rsid w:val="002A79BD"/>
    <w:rsid w:val="002D3D92"/>
    <w:rsid w:val="002E0A37"/>
    <w:rsid w:val="003C3314"/>
    <w:rsid w:val="003E1D04"/>
    <w:rsid w:val="0044077C"/>
    <w:rsid w:val="005E1183"/>
    <w:rsid w:val="006B4E64"/>
    <w:rsid w:val="006F0331"/>
    <w:rsid w:val="00826286"/>
    <w:rsid w:val="008740A0"/>
    <w:rsid w:val="008D45D4"/>
    <w:rsid w:val="00956C9B"/>
    <w:rsid w:val="009B0553"/>
    <w:rsid w:val="00A100D1"/>
    <w:rsid w:val="00AA3AAE"/>
    <w:rsid w:val="00AF6265"/>
    <w:rsid w:val="00B26683"/>
    <w:rsid w:val="00B64C22"/>
    <w:rsid w:val="00B934FE"/>
    <w:rsid w:val="00C10E77"/>
    <w:rsid w:val="00CF42C5"/>
    <w:rsid w:val="00D11080"/>
    <w:rsid w:val="00D47ADE"/>
    <w:rsid w:val="00D546FA"/>
    <w:rsid w:val="00DE03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BF04"/>
  <w15:docId w15:val="{DF8381C1-DA6C-4B67-90A3-C89F79AB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pPr>
      <w:spacing w:after="0"/>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A100D1"/>
    <w:pPr>
      <w:spacing w:after="100"/>
    </w:pPr>
  </w:style>
  <w:style w:type="paragraph" w:styleId="TOC2">
    <w:name w:val="toc 2"/>
    <w:basedOn w:val="Normal"/>
    <w:next w:val="Normal"/>
    <w:autoRedefine/>
    <w:uiPriority w:val="39"/>
    <w:rsid w:val="00A100D1"/>
    <w:pPr>
      <w:spacing w:after="100"/>
      <w:ind w:left="240"/>
    </w:pPr>
  </w:style>
  <w:style w:type="paragraph" w:styleId="TOC3">
    <w:name w:val="toc 3"/>
    <w:basedOn w:val="Normal"/>
    <w:next w:val="Normal"/>
    <w:autoRedefine/>
    <w:uiPriority w:val="39"/>
    <w:rsid w:val="00A100D1"/>
    <w:pPr>
      <w:spacing w:after="100"/>
      <w:ind w:left="480"/>
    </w:pPr>
  </w:style>
  <w:style w:type="character" w:customStyle="1" w:styleId="Heading2Char">
    <w:name w:val="Heading 2 Char"/>
    <w:basedOn w:val="DefaultParagraphFont"/>
    <w:link w:val="Heading2"/>
    <w:uiPriority w:val="9"/>
    <w:rsid w:val="006B4E64"/>
    <w:rPr>
      <w:rFonts w:asciiTheme="majorHAnsi" w:eastAsiaTheme="majorEastAsia" w:hAnsiTheme="majorHAnsi" w:cstheme="majorBidi"/>
      <w:b/>
      <w:bCs/>
      <w:color w:val="4F81BD" w:themeColor="accent1"/>
      <w:sz w:val="28"/>
      <w:szCs w:val="28"/>
    </w:rPr>
  </w:style>
  <w:style w:type="paragraph" w:styleId="Revision">
    <w:name w:val="Revision"/>
    <w:hidden/>
    <w:rsid w:val="0004443C"/>
    <w:pPr>
      <w:spacing w:after="0"/>
    </w:pPr>
  </w:style>
  <w:style w:type="character" w:customStyle="1" w:styleId="BodyTextChar">
    <w:name w:val="Body Text Char"/>
    <w:basedOn w:val="DefaultParagraphFont"/>
    <w:link w:val="BodyText"/>
    <w:rsid w:val="00032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icit.c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www.perplexity.ai/"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lenium.dev/documentation/webdriver/" TargetMode="Externa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eur-lex.europa.eu/legal-content/EN/PIN/?uri=OJ:L_202502358" TargetMode="External"/><Relationship Id="rId10" Type="http://schemas.openxmlformats.org/officeDocument/2006/relationships/hyperlink" Target="https://www.nrcs.usda.gov/wps/portal/nrcs/main/soils/health/"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ffsetguide.org/understanding-carbon-offsets/what-is-a-carbon-offset/"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8" Type="http://schemas.openxmlformats.org/officeDocument/2006/relationships/hyperlink" Target="https://www.soil-journal.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7C852-37A2-4D76-B731-642B6E622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10971</Words>
  <Characters>62540</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Mapping Monitoring Reporting and Verification procedures and key stakeholders promoting soils</vt:lpstr>
    </vt:vector>
  </TitlesOfParts>
  <Company>ZALF e.V.</Company>
  <LinksUpToDate>false</LinksUpToDate>
  <CharactersWithSpaces>73365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Monitoring Reporting and Verification procedures and key stakeholders promoting soils</dc:title>
  <dc:creator>Camille Imbert</dc:creator>
  <cp:keywords/>
  <cp:lastModifiedBy>Camille Imbert</cp:lastModifiedBy>
  <cp:revision>17</cp:revision>
  <dcterms:created xsi:type="dcterms:W3CDTF">2026-05-05T09:55:00Z</dcterms:created>
  <dcterms:modified xsi:type="dcterms:W3CDTF">2026-05-07T09:33:00Z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date">
    <vt:lpwstr>29th April 2026</vt:lpwstr>
  </property>
  <property fmtid="{D5CDD505-2E9C-101B-9397-08002B2CF9AE}" pid="5" name="editor_options">
    <vt:lpwstr/>
  </property>
  <property fmtid="{D5CDD505-2E9C-101B-9397-08002B2CF9AE}" pid="6" name="output">
    <vt:lpwstr>word_document</vt:lpwstr>
  </property>
  <property fmtid="{D5CDD505-2E9C-101B-9397-08002B2CF9AE}" pid="7" name="ZOTERO_PREF_1">
    <vt:lpwstr>&lt;data data-version="3" zotero-version="6.0.26"&gt;&lt;session id="8XeMbbVk"/&gt;&lt;style id="http://www.zotero.org/styles/elsevier-harvard" hasBibliography="1" bibliographyStyleHasBeenSet="1"/&gt;&lt;prefs&gt;&lt;pref name="fieldType" value="Field"/&gt;&lt;/prefs&gt;&lt;/data&gt;</vt:lpwstr>
  </property>
</Properties>
</file>